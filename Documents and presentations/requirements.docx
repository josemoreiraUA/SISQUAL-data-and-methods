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0F67" w14:textId="5BDBC2AB" w:rsidR="005E28AA" w:rsidRPr="0033796D" w:rsidRDefault="00983ECD" w:rsidP="00B67DED">
      <w:pPr>
        <w:spacing w:after="120"/>
        <w:jc w:val="center"/>
        <w:rPr>
          <w:b/>
          <w:bCs/>
          <w:i/>
          <w:iCs/>
          <w:sz w:val="28"/>
          <w:szCs w:val="28"/>
        </w:rPr>
      </w:pPr>
      <w:r w:rsidRPr="0033796D">
        <w:rPr>
          <w:b/>
          <w:bCs/>
          <w:i/>
          <w:iCs/>
          <w:sz w:val="28"/>
          <w:szCs w:val="28"/>
        </w:rPr>
        <w:t>Requirements</w:t>
      </w:r>
    </w:p>
    <w:p w14:paraId="31359961" w14:textId="1B6071F2" w:rsidR="00CA74A9" w:rsidRPr="00C260AC" w:rsidRDefault="00390A08" w:rsidP="00E22221">
      <w:pPr>
        <w:jc w:val="center"/>
        <w:rPr>
          <w:i/>
          <w:iCs/>
          <w:sz w:val="18"/>
          <w:szCs w:val="18"/>
        </w:rPr>
      </w:pPr>
      <w:r w:rsidRPr="00C260AC">
        <w:rPr>
          <w:i/>
          <w:iCs/>
          <w:sz w:val="18"/>
          <w:szCs w:val="18"/>
        </w:rPr>
        <w:t xml:space="preserve">Initial </w:t>
      </w:r>
      <w:r w:rsidR="00E22221" w:rsidRPr="00C260AC">
        <w:rPr>
          <w:i/>
          <w:iCs/>
          <w:sz w:val="18"/>
          <w:szCs w:val="18"/>
        </w:rPr>
        <w:t>Draft Version 1.0</w:t>
      </w:r>
    </w:p>
    <w:p w14:paraId="5A351E4F" w14:textId="77777777" w:rsidR="00C36F9F" w:rsidRDefault="00C36F9F" w:rsidP="00E22221">
      <w:pPr>
        <w:jc w:val="center"/>
        <w:rPr>
          <w:i/>
          <w:iCs/>
          <w:sz w:val="20"/>
          <w:szCs w:val="20"/>
        </w:rPr>
      </w:pPr>
    </w:p>
    <w:p w14:paraId="13BA73A3" w14:textId="112EED03" w:rsidR="00E22221" w:rsidRDefault="00C36F9F" w:rsidP="00E22221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Author:</w:t>
      </w:r>
      <w:r w:rsidR="003E38FE">
        <w:rPr>
          <w:i/>
          <w:iCs/>
          <w:sz w:val="20"/>
          <w:szCs w:val="20"/>
        </w:rPr>
        <w:tab/>
      </w:r>
      <w:r w:rsidR="003E38FE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>jd</w:t>
      </w:r>
    </w:p>
    <w:p w14:paraId="4A5C7545" w14:textId="1E0EA68C" w:rsidR="00FA64EF" w:rsidRDefault="003E38FE" w:rsidP="00FA64EF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Last </w:t>
      </w:r>
      <w:r w:rsidR="0033796D">
        <w:rPr>
          <w:i/>
          <w:iCs/>
          <w:sz w:val="20"/>
          <w:szCs w:val="20"/>
        </w:rPr>
        <w:t>reviewed</w:t>
      </w:r>
      <w:r w:rsidR="00FA64EF">
        <w:rPr>
          <w:i/>
          <w:iCs/>
          <w:sz w:val="20"/>
          <w:szCs w:val="20"/>
        </w:rPr>
        <w:t>:</w:t>
      </w:r>
      <w:r>
        <w:rPr>
          <w:i/>
          <w:iCs/>
          <w:sz w:val="20"/>
          <w:szCs w:val="20"/>
        </w:rPr>
        <w:tab/>
      </w:r>
      <w:r w:rsidR="0082182F">
        <w:rPr>
          <w:i/>
          <w:iCs/>
          <w:sz w:val="20"/>
          <w:szCs w:val="20"/>
        </w:rPr>
        <w:t>January</w:t>
      </w:r>
      <w:r w:rsidR="00FA64EF">
        <w:rPr>
          <w:i/>
          <w:iCs/>
          <w:sz w:val="20"/>
          <w:szCs w:val="20"/>
        </w:rPr>
        <w:t xml:space="preserve"> </w:t>
      </w:r>
      <w:r w:rsidR="0082182F">
        <w:rPr>
          <w:i/>
          <w:iCs/>
          <w:sz w:val="20"/>
          <w:szCs w:val="20"/>
        </w:rPr>
        <w:t>03</w:t>
      </w:r>
      <w:r w:rsidR="00FA64EF">
        <w:rPr>
          <w:i/>
          <w:iCs/>
          <w:sz w:val="20"/>
          <w:szCs w:val="20"/>
        </w:rPr>
        <w:t>, 202</w:t>
      </w:r>
      <w:r w:rsidR="0082182F">
        <w:rPr>
          <w:i/>
          <w:iCs/>
          <w:sz w:val="20"/>
          <w:szCs w:val="20"/>
        </w:rPr>
        <w:t>3</w:t>
      </w: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n-GB"/>
        </w:rPr>
        <w:id w:val="1093198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14E153" w14:textId="29DE9185" w:rsidR="0033796D" w:rsidRPr="0033796D" w:rsidRDefault="0033796D" w:rsidP="0033796D">
          <w:pPr>
            <w:pStyle w:val="TOCHeading"/>
            <w:spacing w:after="120"/>
            <w:rPr>
              <w:rFonts w:ascii="Times New Roman" w:hAnsi="Times New Roman" w:cs="Times New Roman"/>
              <w:b/>
              <w:bCs/>
              <w:i/>
              <w:iCs/>
              <w:color w:val="auto"/>
              <w:sz w:val="28"/>
              <w:szCs w:val="28"/>
            </w:rPr>
          </w:pPr>
          <w:r w:rsidRPr="0033796D">
            <w:rPr>
              <w:rFonts w:ascii="Times New Roman" w:hAnsi="Times New Roman" w:cs="Times New Roman"/>
              <w:b/>
              <w:bCs/>
              <w:i/>
              <w:iCs/>
              <w:color w:val="auto"/>
              <w:sz w:val="28"/>
              <w:szCs w:val="28"/>
            </w:rPr>
            <w:t>Table of Contents</w:t>
          </w:r>
        </w:p>
        <w:p w14:paraId="0BCDDDFD" w14:textId="14F3DB49" w:rsidR="00F90412" w:rsidRDefault="0033796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r w:rsidRPr="0033796D">
            <w:rPr>
              <w:sz w:val="20"/>
              <w:szCs w:val="20"/>
            </w:rPr>
            <w:fldChar w:fldCharType="begin"/>
          </w:r>
          <w:r w:rsidRPr="0033796D">
            <w:rPr>
              <w:sz w:val="20"/>
              <w:szCs w:val="20"/>
            </w:rPr>
            <w:instrText xml:space="preserve"> TOC \o "1-3" \h \z \u </w:instrText>
          </w:r>
          <w:r w:rsidRPr="0033796D">
            <w:rPr>
              <w:sz w:val="20"/>
              <w:szCs w:val="20"/>
            </w:rPr>
            <w:fldChar w:fldCharType="separate"/>
          </w:r>
          <w:hyperlink w:anchor="_Toc123685238" w:history="1">
            <w:r w:rsidR="00F90412" w:rsidRPr="00487501">
              <w:rPr>
                <w:rStyle w:val="Hyperlink"/>
                <w:noProof/>
              </w:rPr>
              <w:t>1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Document Objectives and Purpose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_Toc123685238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1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73C9E808" w14:textId="3DF62B3D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39" w:history="1">
            <w:r w:rsidR="00F90412" w:rsidRPr="00487501">
              <w:rPr>
                <w:rStyle w:val="Hyperlink"/>
                <w:noProof/>
              </w:rPr>
              <w:t>2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Restrictions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_Toc123685239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1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23D772CB" w14:textId="309F2556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40" w:history="1">
            <w:r w:rsidR="00F90412" w:rsidRPr="00487501">
              <w:rPr>
                <w:rStyle w:val="Hyperlink"/>
                <w:noProof/>
              </w:rPr>
              <w:t>3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Requirements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_Toc123685240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2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1B5BA134" w14:textId="0780FE0F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41" w:history="1">
            <w:r w:rsidR="00F90412" w:rsidRPr="00487501">
              <w:rPr>
                <w:rStyle w:val="Hyperlink"/>
                <w:noProof/>
              </w:rPr>
              <w:t>4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Assumptions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_Toc123685241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2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2543F7FF" w14:textId="4C236D91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42" w:history="1">
            <w:r w:rsidR="00F90412" w:rsidRPr="00487501">
              <w:rPr>
                <w:rStyle w:val="Hyperlink"/>
                <w:noProof/>
              </w:rPr>
              <w:t>5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Use Cases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_Toc123685242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2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3B8DBCA4" w14:textId="5C566296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43" w:history="1">
            <w:r w:rsidR="00F90412" w:rsidRPr="00487501">
              <w:rPr>
                <w:rStyle w:val="Hyperlink"/>
                <w:noProof/>
              </w:rPr>
              <w:t>6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Architecture High-Level Overview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_Toc123685243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3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478AB299" w14:textId="1D6B1853" w:rsidR="00F90412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23685244" w:history="1">
            <w:r w:rsidR="00F90412" w:rsidRPr="00487501">
              <w:rPr>
                <w:rStyle w:val="Hyperlink"/>
                <w:noProof/>
              </w:rPr>
              <w:t>6.1</w:t>
            </w:r>
            <w:r w:rsidR="00F90412">
              <w:rPr>
                <w:noProof/>
              </w:rPr>
              <w:tab/>
            </w:r>
            <w:r w:rsidR="00F90412" w:rsidRPr="00487501">
              <w:rPr>
                <w:rStyle w:val="Hyperlink"/>
                <w:noProof/>
              </w:rPr>
              <w:t>Get Forecast Service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_Toc123685244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4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2EF27B50" w14:textId="41B6709B" w:rsidR="00F90412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23685245" w:history="1">
            <w:r w:rsidR="00F90412" w:rsidRPr="00487501">
              <w:rPr>
                <w:rStyle w:val="Hyperlink"/>
                <w:noProof/>
              </w:rPr>
              <w:t>6.1.1</w:t>
            </w:r>
            <w:r w:rsidR="00F90412">
              <w:rPr>
                <w:noProof/>
              </w:rPr>
              <w:tab/>
            </w:r>
            <w:r w:rsidR="00F90412" w:rsidRPr="00487501">
              <w:rPr>
                <w:rStyle w:val="Hyperlink"/>
                <w:noProof/>
              </w:rPr>
              <w:t>Basic Flow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_Toc123685245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4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27717CD6" w14:textId="2C7267B3" w:rsidR="00F90412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23685246" w:history="1">
            <w:r w:rsidR="00F90412" w:rsidRPr="00487501">
              <w:rPr>
                <w:rStyle w:val="Hyperlink"/>
                <w:noProof/>
              </w:rPr>
              <w:t>6.1.2</w:t>
            </w:r>
            <w:r w:rsidR="00F90412">
              <w:rPr>
                <w:noProof/>
              </w:rPr>
              <w:tab/>
            </w:r>
            <w:r w:rsidR="00F90412" w:rsidRPr="00487501">
              <w:rPr>
                <w:rStyle w:val="Hyperlink"/>
                <w:noProof/>
              </w:rPr>
              <w:t>Messages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_Toc123685246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4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47CEF03D" w14:textId="1050F915" w:rsidR="00F90412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23685247" w:history="1">
            <w:r w:rsidR="00F90412" w:rsidRPr="00487501">
              <w:rPr>
                <w:rStyle w:val="Hyperlink"/>
                <w:noProof/>
              </w:rPr>
              <w:t>6.2</w:t>
            </w:r>
            <w:r w:rsidR="00F90412">
              <w:rPr>
                <w:noProof/>
              </w:rPr>
              <w:tab/>
            </w:r>
            <w:r w:rsidR="00F90412" w:rsidRPr="00487501">
              <w:rPr>
                <w:rStyle w:val="Hyperlink"/>
                <w:noProof/>
              </w:rPr>
              <w:t>Train Model Service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_Toc123685247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4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68E32D79" w14:textId="2AEF56C6" w:rsidR="00F90412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23685248" w:history="1">
            <w:r w:rsidR="00F90412" w:rsidRPr="00487501">
              <w:rPr>
                <w:rStyle w:val="Hyperlink"/>
                <w:noProof/>
              </w:rPr>
              <w:t>6.3</w:t>
            </w:r>
            <w:r w:rsidR="00F90412">
              <w:rPr>
                <w:noProof/>
              </w:rPr>
              <w:tab/>
            </w:r>
            <w:r w:rsidR="00F90412" w:rsidRPr="00487501">
              <w:rPr>
                <w:rStyle w:val="Hyperlink"/>
                <w:noProof/>
              </w:rPr>
              <w:t>View/Insert/Update Client Parameters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_Toc123685248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4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6E546893" w14:textId="56D26724" w:rsidR="00F90412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23685249" w:history="1">
            <w:r w:rsidR="00F90412" w:rsidRPr="00487501">
              <w:rPr>
                <w:rStyle w:val="Hyperlink"/>
                <w:noProof/>
              </w:rPr>
              <w:t>6.3.1</w:t>
            </w:r>
            <w:r w:rsidR="00F90412">
              <w:rPr>
                <w:noProof/>
              </w:rPr>
              <w:tab/>
            </w:r>
            <w:r w:rsidR="00F90412" w:rsidRPr="00487501">
              <w:rPr>
                <w:rStyle w:val="Hyperlink"/>
                <w:noProof/>
              </w:rPr>
              <w:t>Update Client Parameters Flow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_Toc123685249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5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373CC5A4" w14:textId="01B81D3C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50" w:history="1">
            <w:r w:rsidR="00F90412" w:rsidRPr="00487501">
              <w:rPr>
                <w:rStyle w:val="Hyperlink"/>
                <w:noProof/>
              </w:rPr>
              <w:t>7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Database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_Toc123685250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5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3176F055" w14:textId="1458DF8E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51" w:history="1">
            <w:r w:rsidR="00F90412" w:rsidRPr="00487501">
              <w:rPr>
                <w:rStyle w:val="Hyperlink"/>
                <w:noProof/>
              </w:rPr>
              <w:t>8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Technical Choices and Technologies used for Development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_Toc123685251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5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3AEEB8DB" w14:textId="7ACB49B2" w:rsidR="00F9041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52" w:history="1">
            <w:r w:rsidR="00F90412" w:rsidRPr="00487501">
              <w:rPr>
                <w:rStyle w:val="Hyperlink"/>
                <w:noProof/>
              </w:rPr>
              <w:t>9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Security/Privacy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_Toc123685252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5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73368A70" w14:textId="4F0EA116" w:rsidR="00F90412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23685253" w:history="1">
            <w:r w:rsidR="00F90412" w:rsidRPr="00487501">
              <w:rPr>
                <w:rStyle w:val="Hyperlink"/>
                <w:noProof/>
              </w:rPr>
              <w:t>10</w:t>
            </w:r>
            <w:r w:rsidR="00F90412">
              <w:rPr>
                <w:rFonts w:asciiTheme="minorHAnsi" w:eastAsiaTheme="minorEastAsia" w:hAnsiTheme="minorHAnsi"/>
                <w:noProof/>
                <w:lang w:eastAsia="en-GB"/>
              </w:rPr>
              <w:tab/>
            </w:r>
            <w:r w:rsidR="00F90412" w:rsidRPr="00487501">
              <w:rPr>
                <w:rStyle w:val="Hyperlink"/>
                <w:noProof/>
              </w:rPr>
              <w:t>Other</w:t>
            </w:r>
            <w:r w:rsidR="00F90412">
              <w:rPr>
                <w:noProof/>
                <w:webHidden/>
              </w:rPr>
              <w:tab/>
            </w:r>
            <w:r w:rsidR="00F90412">
              <w:rPr>
                <w:noProof/>
                <w:webHidden/>
              </w:rPr>
              <w:fldChar w:fldCharType="begin"/>
            </w:r>
            <w:r w:rsidR="00F90412">
              <w:rPr>
                <w:noProof/>
                <w:webHidden/>
              </w:rPr>
              <w:instrText xml:space="preserve"> PAGEREF _Toc123685253 \h </w:instrText>
            </w:r>
            <w:r w:rsidR="00F90412">
              <w:rPr>
                <w:noProof/>
                <w:webHidden/>
              </w:rPr>
            </w:r>
            <w:r w:rsidR="00F90412">
              <w:rPr>
                <w:noProof/>
                <w:webHidden/>
              </w:rPr>
              <w:fldChar w:fldCharType="separate"/>
            </w:r>
            <w:r w:rsidR="005F73A2">
              <w:rPr>
                <w:noProof/>
                <w:webHidden/>
              </w:rPr>
              <w:t>5</w:t>
            </w:r>
            <w:r w:rsidR="00F90412">
              <w:rPr>
                <w:noProof/>
                <w:webHidden/>
              </w:rPr>
              <w:fldChar w:fldCharType="end"/>
            </w:r>
          </w:hyperlink>
        </w:p>
        <w:p w14:paraId="46BB2A71" w14:textId="0E69E593" w:rsidR="0033796D" w:rsidRDefault="0033796D" w:rsidP="0033796D">
          <w:pPr>
            <w:rPr>
              <w:b/>
              <w:bCs/>
              <w:noProof/>
            </w:rPr>
          </w:pPr>
          <w:r w:rsidRPr="0033796D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5BB8429" w14:textId="676FCA92" w:rsidR="00217CEE" w:rsidRDefault="00DF357E" w:rsidP="00217CEE">
      <w:pPr>
        <w:pStyle w:val="Heading1"/>
        <w:ind w:left="426" w:hanging="66"/>
      </w:pPr>
      <w:bookmarkStart w:id="0" w:name="_Toc123685238"/>
      <w:r>
        <w:t xml:space="preserve">Document </w:t>
      </w:r>
      <w:r w:rsidR="00217CEE">
        <w:t>Objectives and Purpose</w:t>
      </w:r>
      <w:bookmarkEnd w:id="0"/>
    </w:p>
    <w:p w14:paraId="0DC5C6FE" w14:textId="5255E7F2" w:rsidR="00EC1E48" w:rsidRDefault="00CA74A9" w:rsidP="00DA6FB0">
      <w:pPr>
        <w:ind w:left="142" w:firstLine="284"/>
        <w:rPr>
          <w:sz w:val="20"/>
          <w:szCs w:val="20"/>
        </w:rPr>
      </w:pPr>
      <w:r w:rsidRPr="00E22221">
        <w:rPr>
          <w:sz w:val="20"/>
          <w:szCs w:val="20"/>
        </w:rPr>
        <w:t xml:space="preserve">This document contains </w:t>
      </w:r>
      <w:r w:rsidR="004609A1">
        <w:rPr>
          <w:sz w:val="20"/>
          <w:szCs w:val="20"/>
        </w:rPr>
        <w:t xml:space="preserve">information about </w:t>
      </w:r>
      <w:r w:rsidR="00217CEE">
        <w:rPr>
          <w:sz w:val="20"/>
          <w:szCs w:val="20"/>
        </w:rPr>
        <w:t xml:space="preserve">the requirements and </w:t>
      </w:r>
      <w:r w:rsidR="00EC1E48">
        <w:rPr>
          <w:sz w:val="20"/>
          <w:szCs w:val="20"/>
        </w:rPr>
        <w:t xml:space="preserve">the </w:t>
      </w:r>
      <w:r w:rsidR="00217CEE">
        <w:rPr>
          <w:sz w:val="20"/>
          <w:szCs w:val="20"/>
        </w:rPr>
        <w:t xml:space="preserve">decisions related with the integration of an existing application, referred </w:t>
      </w:r>
      <w:r w:rsidR="00EC1E48">
        <w:rPr>
          <w:sz w:val="20"/>
          <w:szCs w:val="20"/>
        </w:rPr>
        <w:t xml:space="preserve">to </w:t>
      </w:r>
      <w:r w:rsidR="00217CEE">
        <w:rPr>
          <w:sz w:val="20"/>
          <w:szCs w:val="20"/>
        </w:rPr>
        <w:t xml:space="preserve">in this document as </w:t>
      </w:r>
      <w:r w:rsidR="00217CEE" w:rsidRPr="00EC1E48">
        <w:rPr>
          <w:i/>
          <w:iCs/>
          <w:sz w:val="20"/>
          <w:szCs w:val="20"/>
        </w:rPr>
        <w:t>Work Force Management</w:t>
      </w:r>
      <w:r w:rsidR="00217CEE">
        <w:rPr>
          <w:sz w:val="20"/>
          <w:szCs w:val="20"/>
        </w:rPr>
        <w:t xml:space="preserve"> (</w:t>
      </w:r>
      <w:r w:rsidR="00217CEE" w:rsidRPr="00EC1E48">
        <w:rPr>
          <w:i/>
          <w:iCs/>
          <w:sz w:val="20"/>
          <w:szCs w:val="20"/>
        </w:rPr>
        <w:t>WFM</w:t>
      </w:r>
      <w:r w:rsidR="00217CEE">
        <w:rPr>
          <w:sz w:val="20"/>
          <w:szCs w:val="20"/>
        </w:rPr>
        <w:t>)</w:t>
      </w:r>
      <w:r w:rsidR="00EC1E48">
        <w:rPr>
          <w:sz w:val="20"/>
          <w:szCs w:val="20"/>
        </w:rPr>
        <w:t>,</w:t>
      </w:r>
      <w:r w:rsidR="00217CEE">
        <w:rPr>
          <w:sz w:val="20"/>
          <w:szCs w:val="20"/>
        </w:rPr>
        <w:t xml:space="preserve"> and </w:t>
      </w:r>
      <w:r w:rsidR="00EC1E48">
        <w:rPr>
          <w:sz w:val="20"/>
          <w:szCs w:val="20"/>
        </w:rPr>
        <w:t xml:space="preserve">a </w:t>
      </w:r>
      <w:r w:rsidR="00EC1E48" w:rsidRPr="00EC1E48">
        <w:rPr>
          <w:i/>
          <w:iCs/>
          <w:sz w:val="20"/>
          <w:szCs w:val="20"/>
        </w:rPr>
        <w:t>backend</w:t>
      </w:r>
      <w:r w:rsidR="00EC1E48">
        <w:rPr>
          <w:sz w:val="20"/>
          <w:szCs w:val="20"/>
        </w:rPr>
        <w:t xml:space="preserve"> that provides services to allow the use of various machine learning models and related algorithms to compute forecasts. The information in this document also serves as a base for the development of the </w:t>
      </w:r>
      <w:r w:rsidR="00EC1E48" w:rsidRPr="00EC1E48">
        <w:rPr>
          <w:i/>
          <w:iCs/>
          <w:sz w:val="20"/>
          <w:szCs w:val="20"/>
        </w:rPr>
        <w:t>backend</w:t>
      </w:r>
      <w:r w:rsidR="00EC1E48">
        <w:rPr>
          <w:sz w:val="20"/>
          <w:szCs w:val="20"/>
        </w:rPr>
        <w:t xml:space="preserve"> mentioned</w:t>
      </w:r>
      <w:r w:rsidR="00285873">
        <w:rPr>
          <w:sz w:val="20"/>
          <w:szCs w:val="20"/>
        </w:rPr>
        <w:t xml:space="preserve"> and to establish its scope, purpose, objectives, concerns, and responsibilities</w:t>
      </w:r>
      <w:r w:rsidR="00EC1E48">
        <w:rPr>
          <w:sz w:val="20"/>
          <w:szCs w:val="20"/>
        </w:rPr>
        <w:t>.</w:t>
      </w:r>
      <w:r w:rsidR="000E651C">
        <w:rPr>
          <w:sz w:val="20"/>
          <w:szCs w:val="20"/>
        </w:rPr>
        <w:t xml:space="preserve"> Therefore, the main purpose of this document is to establish a contract between </w:t>
      </w:r>
      <w:r w:rsidR="000E651C" w:rsidRPr="00EC1E48">
        <w:rPr>
          <w:i/>
          <w:iCs/>
          <w:sz w:val="20"/>
          <w:szCs w:val="20"/>
        </w:rPr>
        <w:t>WFM</w:t>
      </w:r>
      <w:r w:rsidR="000E651C" w:rsidRPr="000E651C">
        <w:rPr>
          <w:sz w:val="20"/>
          <w:szCs w:val="20"/>
        </w:rPr>
        <w:t xml:space="preserve"> and the </w:t>
      </w:r>
      <w:r w:rsidR="000E651C" w:rsidRPr="00EC1E48">
        <w:rPr>
          <w:i/>
          <w:iCs/>
          <w:sz w:val="20"/>
          <w:szCs w:val="20"/>
        </w:rPr>
        <w:t>backend</w:t>
      </w:r>
      <w:r w:rsidR="000E651C" w:rsidRPr="000E651C">
        <w:rPr>
          <w:sz w:val="20"/>
          <w:szCs w:val="20"/>
        </w:rPr>
        <w:t xml:space="preserve"> to be developed.</w:t>
      </w:r>
    </w:p>
    <w:p w14:paraId="2EE1FBB5" w14:textId="73C7CFF9" w:rsidR="00BD1C7F" w:rsidRDefault="00BD1C7F" w:rsidP="00BD1C7F">
      <w:pPr>
        <w:pStyle w:val="Heading1"/>
        <w:ind w:left="426" w:hanging="66"/>
      </w:pPr>
      <w:bookmarkStart w:id="1" w:name="_Ref122797776"/>
      <w:bookmarkStart w:id="2" w:name="_Toc123685239"/>
      <w:commentRangeStart w:id="3"/>
      <w:r>
        <w:t>Restrictions</w:t>
      </w:r>
      <w:bookmarkEnd w:id="1"/>
      <w:commentRangeEnd w:id="3"/>
      <w:r w:rsidR="00145063">
        <w:rPr>
          <w:rStyle w:val="CommentReference"/>
          <w:rFonts w:eastAsiaTheme="minorHAnsi" w:cstheme="minorBidi"/>
        </w:rPr>
        <w:commentReference w:id="3"/>
      </w:r>
      <w:bookmarkEnd w:id="2"/>
    </w:p>
    <w:p w14:paraId="2E7B8FB3" w14:textId="001B2474" w:rsidR="00343119" w:rsidRDefault="00343119" w:rsidP="00BD1C7F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R1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BD14C6">
        <w:rPr>
          <w:i/>
          <w:iCs/>
          <w:sz w:val="20"/>
          <w:szCs w:val="20"/>
        </w:rPr>
        <w:t>The backend is installed and runs in a Windows operating system environment.</w:t>
      </w:r>
    </w:p>
    <w:p w14:paraId="2C5229EB" w14:textId="7BC62CD4" w:rsidR="00DB39B4" w:rsidRDefault="00DB39B4" w:rsidP="00BD1C7F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Pr="00295B52">
        <w:rPr>
          <w:i/>
          <w:iCs/>
          <w:sz w:val="20"/>
          <w:szCs w:val="20"/>
        </w:rPr>
        <w:t xml:space="preserve">WFM </w:t>
      </w:r>
      <w:r>
        <w:rPr>
          <w:i/>
          <w:iCs/>
          <w:sz w:val="20"/>
          <w:szCs w:val="20"/>
        </w:rPr>
        <w:t xml:space="preserve">initiates and </w:t>
      </w:r>
      <w:r w:rsidRPr="00295B52">
        <w:rPr>
          <w:i/>
          <w:iCs/>
          <w:sz w:val="20"/>
          <w:szCs w:val="20"/>
        </w:rPr>
        <w:t>establishes connections with the backend.</w:t>
      </w:r>
      <w:r>
        <w:rPr>
          <w:i/>
          <w:iCs/>
          <w:sz w:val="20"/>
          <w:szCs w:val="20"/>
        </w:rPr>
        <w:t xml:space="preserve"> The backend responds to requests, it does not initiate requests.</w:t>
      </w:r>
    </w:p>
    <w:p w14:paraId="310CA8AB" w14:textId="5F03B943" w:rsidR="00343119" w:rsidRDefault="00343119" w:rsidP="00343119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R3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97660D">
        <w:rPr>
          <w:i/>
          <w:iCs/>
          <w:sz w:val="20"/>
          <w:szCs w:val="20"/>
        </w:rPr>
        <w:t>The backend does not provide mechanisms</w:t>
      </w:r>
      <w:r w:rsidR="00942263">
        <w:rPr>
          <w:i/>
          <w:iCs/>
          <w:sz w:val="20"/>
          <w:szCs w:val="20"/>
        </w:rPr>
        <w:t xml:space="preserve"> to authenticate clients. Client authentication is performed by the WFM client application.</w:t>
      </w:r>
    </w:p>
    <w:p w14:paraId="46C3B9DC" w14:textId="6812E538" w:rsidR="00942263" w:rsidRPr="00DA6FB0" w:rsidRDefault="00942263" w:rsidP="00942263">
      <w:pPr>
        <w:ind w:left="142" w:firstLine="284"/>
        <w:rPr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4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does not provide mechanisms to create and or manage security tokens used for authorization purposes.</w:t>
      </w:r>
    </w:p>
    <w:p w14:paraId="33478F71" w14:textId="52572FE8" w:rsidR="00942263" w:rsidRDefault="00FB4FC7" w:rsidP="005B7A6E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 w:rsidR="00A32FDF">
        <w:rPr>
          <w:b/>
          <w:bCs/>
          <w:sz w:val="20"/>
          <w:szCs w:val="20"/>
        </w:rPr>
        <w:t>5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The backend and its architecture, initially, do not consider </w:t>
      </w:r>
      <w:r w:rsidR="00A32FDF">
        <w:rPr>
          <w:i/>
          <w:iCs/>
          <w:sz w:val="20"/>
          <w:szCs w:val="20"/>
        </w:rPr>
        <w:t xml:space="preserve">functionalities like </w:t>
      </w:r>
      <w:r>
        <w:rPr>
          <w:i/>
          <w:iCs/>
          <w:sz w:val="20"/>
          <w:szCs w:val="20"/>
        </w:rPr>
        <w:t xml:space="preserve">balance loading, </w:t>
      </w:r>
      <w:r w:rsidR="00A32FDF">
        <w:rPr>
          <w:i/>
          <w:iCs/>
          <w:sz w:val="20"/>
          <w:szCs w:val="20"/>
        </w:rPr>
        <w:t xml:space="preserve">distributed </w:t>
      </w:r>
      <w:r w:rsidR="005B7A6E">
        <w:rPr>
          <w:i/>
          <w:iCs/>
          <w:sz w:val="20"/>
          <w:szCs w:val="20"/>
        </w:rPr>
        <w:t>processing,</w:t>
      </w:r>
      <w:r w:rsidR="00A32FDF">
        <w:rPr>
          <w:i/>
          <w:iCs/>
          <w:sz w:val="20"/>
          <w:szCs w:val="20"/>
        </w:rPr>
        <w:t xml:space="preserve"> and automatic service provisioning</w:t>
      </w:r>
      <w:r>
        <w:rPr>
          <w:i/>
          <w:iCs/>
          <w:sz w:val="20"/>
          <w:szCs w:val="20"/>
        </w:rPr>
        <w:t>.</w:t>
      </w:r>
    </w:p>
    <w:p w14:paraId="75D5B610" w14:textId="0DA5E53A" w:rsidR="00CB480D" w:rsidRPr="00CB480D" w:rsidRDefault="00CB480D" w:rsidP="005B7A6E">
      <w:pPr>
        <w:ind w:left="142" w:firstLine="284"/>
        <w:rPr>
          <w:i/>
          <w:iCs/>
          <w:sz w:val="20"/>
          <w:szCs w:val="20"/>
        </w:rPr>
      </w:pPr>
      <w:r w:rsidRPr="00CB480D">
        <w:rPr>
          <w:i/>
          <w:iCs/>
          <w:sz w:val="20"/>
          <w:szCs w:val="20"/>
        </w:rPr>
        <w:t>In this project we do not consider the following concepts: Iterative-Incremental Development, Automation, Continuous Deployment, Versioning, Testing, Reproducibility, and Monitoring. These concepts are commonly used in Machine Learning Operations (MLOps).</w:t>
      </w:r>
    </w:p>
    <w:p w14:paraId="24510C8B" w14:textId="41637027" w:rsidR="00CA74A9" w:rsidRDefault="00343119" w:rsidP="00205CB3">
      <w:pPr>
        <w:pStyle w:val="Heading1"/>
        <w:ind w:left="426" w:hanging="66"/>
      </w:pPr>
      <w:bookmarkStart w:id="4" w:name="_Ref123669949"/>
      <w:bookmarkStart w:id="5" w:name="_Toc123685240"/>
      <w:r>
        <w:lastRenderedPageBreak/>
        <w:t>Requirements</w:t>
      </w:r>
      <w:bookmarkEnd w:id="4"/>
      <w:bookmarkEnd w:id="5"/>
    </w:p>
    <w:p w14:paraId="603D1BD5" w14:textId="5826FF05" w:rsidR="00123CCF" w:rsidRPr="00123CCF" w:rsidRDefault="00123CCF" w:rsidP="00145063">
      <w:pPr>
        <w:ind w:left="142" w:firstLine="284"/>
        <w:rPr>
          <w:b/>
          <w:bCs/>
          <w:i/>
          <w:iCs/>
          <w:sz w:val="20"/>
          <w:szCs w:val="20"/>
        </w:rPr>
      </w:pPr>
      <w:r w:rsidRPr="00123CCF">
        <w:rPr>
          <w:b/>
          <w:bCs/>
          <w:sz w:val="20"/>
          <w:szCs w:val="20"/>
        </w:rPr>
        <w:t>RQ1</w:t>
      </w:r>
      <w:r w:rsidRPr="00123CCF">
        <w:rPr>
          <w:sz w:val="20"/>
          <w:szCs w:val="20"/>
        </w:rPr>
        <w:t>:</w:t>
      </w:r>
      <w:r w:rsidRPr="00123CCF">
        <w:rPr>
          <w:i/>
          <w:iCs/>
          <w:sz w:val="20"/>
          <w:szCs w:val="20"/>
        </w:rPr>
        <w:t xml:space="preserve"> </w:t>
      </w:r>
      <w:r w:rsidR="0031433E" w:rsidRPr="0031433E">
        <w:rPr>
          <w:i/>
          <w:iCs/>
          <w:sz w:val="20"/>
          <w:szCs w:val="20"/>
        </w:rPr>
        <w:t>The integration of predictive</w:t>
      </w:r>
      <w:r w:rsidR="0031433E">
        <w:rPr>
          <w:i/>
          <w:iCs/>
          <w:sz w:val="20"/>
          <w:szCs w:val="20"/>
        </w:rPr>
        <w:t xml:space="preserve"> (</w:t>
      </w:r>
      <w:r w:rsidR="0031433E" w:rsidRPr="00123CCF">
        <w:rPr>
          <w:i/>
          <w:iCs/>
          <w:sz w:val="20"/>
          <w:szCs w:val="20"/>
        </w:rPr>
        <w:t>forecast</w:t>
      </w:r>
      <w:r w:rsidR="0031433E">
        <w:rPr>
          <w:i/>
          <w:iCs/>
          <w:sz w:val="20"/>
          <w:szCs w:val="20"/>
        </w:rPr>
        <w:t>)</w:t>
      </w:r>
      <w:r w:rsidR="0031433E" w:rsidRPr="0031433E">
        <w:rPr>
          <w:i/>
          <w:iCs/>
          <w:sz w:val="20"/>
          <w:szCs w:val="20"/>
        </w:rPr>
        <w:t xml:space="preserve"> capabilities </w:t>
      </w:r>
      <w:r w:rsidR="0031433E">
        <w:rPr>
          <w:i/>
          <w:iCs/>
          <w:sz w:val="20"/>
          <w:szCs w:val="20"/>
        </w:rPr>
        <w:t>provided</w:t>
      </w:r>
      <w:r w:rsidR="0031433E" w:rsidRPr="0031433E">
        <w:rPr>
          <w:i/>
          <w:iCs/>
          <w:sz w:val="20"/>
          <w:szCs w:val="20"/>
        </w:rPr>
        <w:t xml:space="preserve"> by machine learning models with the WFM client application, according to the objectives defined in this project, should be accomplished using web services.</w:t>
      </w:r>
      <w:r w:rsidR="0031433E">
        <w:rPr>
          <w:i/>
          <w:iCs/>
          <w:sz w:val="20"/>
          <w:szCs w:val="20"/>
        </w:rPr>
        <w:t xml:space="preserve"> </w:t>
      </w:r>
      <w:r w:rsidRPr="00123CCF">
        <w:rPr>
          <w:i/>
          <w:iCs/>
          <w:sz w:val="20"/>
          <w:szCs w:val="20"/>
        </w:rPr>
        <w:t>Th</w:t>
      </w:r>
      <w:r w:rsidR="0031433E">
        <w:rPr>
          <w:i/>
          <w:iCs/>
          <w:sz w:val="20"/>
          <w:szCs w:val="20"/>
        </w:rPr>
        <w:t>is set of web services will also be referred to in this document as the backend</w:t>
      </w:r>
      <w:r w:rsidRPr="00123CCF">
        <w:rPr>
          <w:i/>
          <w:iCs/>
          <w:sz w:val="20"/>
          <w:szCs w:val="20"/>
        </w:rPr>
        <w:t>.</w:t>
      </w:r>
    </w:p>
    <w:p w14:paraId="5F7B9B23" w14:textId="03FF03A2" w:rsidR="00145063" w:rsidRDefault="00145063" w:rsidP="00145063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</w:t>
      </w:r>
      <w:r w:rsidR="0031433E"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3844D5">
        <w:rPr>
          <w:i/>
          <w:iCs/>
          <w:sz w:val="20"/>
          <w:szCs w:val="20"/>
        </w:rPr>
        <w:t>The WFM</w:t>
      </w:r>
      <w:r w:rsidR="0031433E">
        <w:rPr>
          <w:i/>
          <w:iCs/>
          <w:sz w:val="20"/>
          <w:szCs w:val="20"/>
        </w:rPr>
        <w:t xml:space="preserve"> client</w:t>
      </w:r>
      <w:r w:rsidR="003844D5">
        <w:rPr>
          <w:i/>
          <w:iCs/>
          <w:sz w:val="20"/>
          <w:szCs w:val="20"/>
        </w:rPr>
        <w:t xml:space="preserve"> application and the backend are independent applications and may run (exist) in different machines and network</w:t>
      </w:r>
      <w:r w:rsidR="0031433E">
        <w:rPr>
          <w:i/>
          <w:iCs/>
          <w:sz w:val="20"/>
          <w:szCs w:val="20"/>
        </w:rPr>
        <w:t xml:space="preserve"> domains.</w:t>
      </w:r>
    </w:p>
    <w:p w14:paraId="1AFB6F0E" w14:textId="00D935D4" w:rsidR="0031433E" w:rsidRDefault="0031433E" w:rsidP="0031433E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Q3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WFM client application and the backend communicate using a secure</w:t>
      </w:r>
      <w:r w:rsidR="00DB39B4">
        <w:rPr>
          <w:i/>
          <w:iCs/>
          <w:sz w:val="20"/>
          <w:szCs w:val="20"/>
        </w:rPr>
        <w:t xml:space="preserve"> encrypted</w:t>
      </w:r>
      <w:r>
        <w:rPr>
          <w:i/>
          <w:iCs/>
          <w:sz w:val="20"/>
          <w:szCs w:val="20"/>
        </w:rPr>
        <w:t xml:space="preserve"> communication channel</w:t>
      </w:r>
      <w:r w:rsidR="00FE2F21">
        <w:rPr>
          <w:i/>
          <w:iCs/>
          <w:sz w:val="20"/>
          <w:szCs w:val="20"/>
        </w:rPr>
        <w:t xml:space="preserve">, e.g., </w:t>
      </w:r>
      <w:r>
        <w:rPr>
          <w:i/>
          <w:iCs/>
          <w:sz w:val="20"/>
          <w:szCs w:val="20"/>
        </w:rPr>
        <w:t>the HTTPS protocol</w:t>
      </w:r>
      <w:r w:rsidR="00FE2F21">
        <w:rPr>
          <w:i/>
          <w:iCs/>
          <w:sz w:val="20"/>
          <w:szCs w:val="20"/>
        </w:rPr>
        <w:t>, that provides secure communications, data integrity and privacy</w:t>
      </w:r>
      <w:r>
        <w:rPr>
          <w:i/>
          <w:iCs/>
          <w:sz w:val="20"/>
          <w:szCs w:val="20"/>
        </w:rPr>
        <w:t>.</w:t>
      </w:r>
      <w:r w:rsidR="00955BCF">
        <w:rPr>
          <w:i/>
          <w:iCs/>
          <w:sz w:val="20"/>
          <w:szCs w:val="20"/>
        </w:rPr>
        <w:t xml:space="preserve"> Data is exchanged between the two applications using JSON.</w:t>
      </w:r>
    </w:p>
    <w:p w14:paraId="34294613" w14:textId="63C57BE2" w:rsidR="00721F10" w:rsidRDefault="00721F10" w:rsidP="00721F10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Q4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should not need to know about real clients or how to access their data. The backend receives all the input data needed to provide its services</w:t>
      </w:r>
      <w:r w:rsidR="009F5D6F">
        <w:rPr>
          <w:i/>
          <w:iCs/>
          <w:sz w:val="20"/>
          <w:szCs w:val="20"/>
        </w:rPr>
        <w:t>,</w:t>
      </w:r>
      <w:r w:rsidR="00955BCF">
        <w:rPr>
          <w:i/>
          <w:iCs/>
          <w:sz w:val="20"/>
          <w:szCs w:val="20"/>
        </w:rPr>
        <w:t xml:space="preserve"> from the WFM client application</w:t>
      </w:r>
      <w:r w:rsidR="009F5D6F">
        <w:rPr>
          <w:i/>
          <w:iCs/>
          <w:sz w:val="20"/>
          <w:szCs w:val="20"/>
        </w:rPr>
        <w:t xml:space="preserve"> in the corresponding (respective) requests</w:t>
      </w:r>
      <w:r>
        <w:rPr>
          <w:i/>
          <w:iCs/>
          <w:sz w:val="20"/>
          <w:szCs w:val="20"/>
        </w:rPr>
        <w:t>.</w:t>
      </w:r>
    </w:p>
    <w:p w14:paraId="39035587" w14:textId="52DACA96" w:rsidR="00955BCF" w:rsidRDefault="00955BCF" w:rsidP="00955BCF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Q5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can run</w:t>
      </w:r>
      <w:r w:rsidR="008004A0">
        <w:rPr>
          <w:i/>
          <w:iCs/>
          <w:sz w:val="20"/>
          <w:szCs w:val="20"/>
        </w:rPr>
        <w:t xml:space="preserve"> (exist)</w:t>
      </w:r>
      <w:r>
        <w:rPr>
          <w:i/>
          <w:iCs/>
          <w:sz w:val="20"/>
          <w:szCs w:val="20"/>
        </w:rPr>
        <w:t xml:space="preserve"> in a container, virtual or physical machine</w:t>
      </w:r>
      <w:r w:rsidR="008004A0">
        <w:rPr>
          <w:i/>
          <w:iCs/>
          <w:sz w:val="20"/>
          <w:szCs w:val="20"/>
        </w:rPr>
        <w:t xml:space="preserve">, but its services and dependencies exist on a single </w:t>
      </w:r>
      <w:r w:rsidR="009F5D6F">
        <w:rPr>
          <w:i/>
          <w:iCs/>
          <w:sz w:val="20"/>
          <w:szCs w:val="20"/>
        </w:rPr>
        <w:t>n</w:t>
      </w:r>
      <w:r w:rsidR="008004A0">
        <w:rPr>
          <w:i/>
          <w:iCs/>
          <w:sz w:val="20"/>
          <w:szCs w:val="20"/>
        </w:rPr>
        <w:t>ode</w:t>
      </w:r>
      <w:r w:rsidR="009F5D6F">
        <w:rPr>
          <w:i/>
          <w:iCs/>
          <w:sz w:val="20"/>
          <w:szCs w:val="20"/>
        </w:rPr>
        <w:t xml:space="preserve"> (machine)</w:t>
      </w:r>
      <w:r>
        <w:rPr>
          <w:i/>
          <w:iCs/>
          <w:sz w:val="20"/>
          <w:szCs w:val="20"/>
        </w:rPr>
        <w:t>.</w:t>
      </w:r>
      <w:r w:rsidR="009F5D6F">
        <w:rPr>
          <w:i/>
          <w:iCs/>
          <w:sz w:val="20"/>
          <w:szCs w:val="20"/>
        </w:rPr>
        <w:t xml:space="preserve"> That is, initially, a distributed architecture is not considered (assumed).</w:t>
      </w:r>
    </w:p>
    <w:p w14:paraId="61152178" w14:textId="0888A617" w:rsidR="00942263" w:rsidRDefault="00942263" w:rsidP="00942263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Q6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expects and only accepts requests containing an Authorization Bearer Header token.</w:t>
      </w:r>
    </w:p>
    <w:p w14:paraId="693B21E2" w14:textId="5BCEB810" w:rsidR="0031433E" w:rsidRDefault="00A32FDF" w:rsidP="005B7A6E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Q7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can handle multiple requests, possibly, simultaneous.</w:t>
      </w:r>
    </w:p>
    <w:p w14:paraId="2478134F" w14:textId="1F018892" w:rsidR="00437FA9" w:rsidRDefault="00437FA9" w:rsidP="005B7A6E">
      <w:pPr>
        <w:ind w:left="142" w:firstLine="284"/>
        <w:rPr>
          <w:i/>
          <w:iCs/>
          <w:sz w:val="20"/>
          <w:szCs w:val="20"/>
        </w:rPr>
      </w:pPr>
      <w:commentRangeStart w:id="6"/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Q8</w:t>
      </w:r>
      <w:r>
        <w:rPr>
          <w:sz w:val="20"/>
          <w:szCs w:val="20"/>
        </w:rPr>
        <w:t xml:space="preserve">: Machine learning models are trained </w:t>
      </w:r>
      <w:r w:rsidRPr="00437FA9">
        <w:rPr>
          <w:i/>
          <w:iCs/>
          <w:sz w:val="20"/>
          <w:szCs w:val="20"/>
        </w:rPr>
        <w:t>on set</w:t>
      </w:r>
      <w:r>
        <w:rPr>
          <w:i/>
          <w:iCs/>
          <w:sz w:val="20"/>
          <w:szCs w:val="20"/>
        </w:rPr>
        <w:t>s</w:t>
      </w:r>
      <w:r w:rsidRPr="00437FA9">
        <w:rPr>
          <w:i/>
          <w:iCs/>
          <w:sz w:val="20"/>
          <w:szCs w:val="20"/>
        </w:rPr>
        <w:t xml:space="preserve"> of already collected data</w:t>
      </w:r>
      <w:r>
        <w:rPr>
          <w:sz w:val="20"/>
          <w:szCs w:val="20"/>
        </w:rPr>
        <w:t xml:space="preserve"> (</w:t>
      </w:r>
      <w:r w:rsidRPr="00437FA9">
        <w:rPr>
          <w:i/>
          <w:iCs/>
          <w:sz w:val="20"/>
          <w:szCs w:val="20"/>
        </w:rPr>
        <w:t>Offline learning</w:t>
      </w:r>
      <w:r>
        <w:rPr>
          <w:i/>
          <w:iCs/>
          <w:sz w:val="20"/>
          <w:szCs w:val="20"/>
        </w:rPr>
        <w:t xml:space="preserve">, also referred to as </w:t>
      </w:r>
      <w:r w:rsidRPr="00437FA9">
        <w:rPr>
          <w:i/>
          <w:iCs/>
          <w:sz w:val="20"/>
          <w:szCs w:val="20"/>
        </w:rPr>
        <w:t>batch or static learning</w:t>
      </w:r>
      <w:r>
        <w:rPr>
          <w:i/>
          <w:iCs/>
          <w:sz w:val="20"/>
          <w:szCs w:val="20"/>
        </w:rPr>
        <w:t>).</w:t>
      </w:r>
      <w:r w:rsidRPr="00437FA9">
        <w:t xml:space="preserve"> </w:t>
      </w:r>
      <w:r w:rsidRPr="00437FA9">
        <w:rPr>
          <w:i/>
          <w:iCs/>
          <w:sz w:val="20"/>
          <w:szCs w:val="20"/>
        </w:rPr>
        <w:t>Online learning (dynamic learning) is not considered. i.e., the situation in which a model is regularly re-trained as new data becomes available, e.g., as data streams.</w:t>
      </w:r>
      <w:commentRangeEnd w:id="6"/>
      <w:r w:rsidR="00C27FBF">
        <w:rPr>
          <w:rStyle w:val="CommentReference"/>
        </w:rPr>
        <w:commentReference w:id="6"/>
      </w:r>
    </w:p>
    <w:p w14:paraId="18E11AF0" w14:textId="0EEC0014" w:rsidR="00C27FBF" w:rsidRDefault="00C27FBF" w:rsidP="005B7A6E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Q9</w:t>
      </w:r>
      <w:r>
        <w:rPr>
          <w:sz w:val="20"/>
          <w:szCs w:val="20"/>
        </w:rPr>
        <w:t xml:space="preserve">: </w:t>
      </w:r>
      <w:commentRangeStart w:id="7"/>
      <w:r w:rsidRPr="00C27FBF">
        <w:rPr>
          <w:i/>
          <w:iCs/>
          <w:sz w:val="20"/>
          <w:szCs w:val="20"/>
        </w:rPr>
        <w:t>Model prediction mode.</w:t>
      </w:r>
      <w:commentRangeEnd w:id="7"/>
      <w:r>
        <w:rPr>
          <w:rStyle w:val="CommentReference"/>
        </w:rPr>
        <w:commentReference w:id="7"/>
      </w:r>
    </w:p>
    <w:p w14:paraId="3E100228" w14:textId="728BEB2E" w:rsidR="00734A5F" w:rsidRDefault="00734A5F" w:rsidP="00734A5F">
      <w:pPr>
        <w:pStyle w:val="Heading2"/>
        <w:ind w:left="851" w:hanging="425"/>
      </w:pPr>
      <w:commentRangeStart w:id="8"/>
      <w:r>
        <w:t>Data Requirements</w:t>
      </w:r>
      <w:commentRangeEnd w:id="8"/>
      <w:r w:rsidR="00F81A9A">
        <w:rPr>
          <w:rStyle w:val="CommentReference"/>
          <w:rFonts w:eastAsiaTheme="minorHAnsi" w:cstheme="minorBidi"/>
        </w:rPr>
        <w:commentReference w:id="8"/>
      </w:r>
    </w:p>
    <w:p w14:paraId="7CCA3227" w14:textId="068C29A1" w:rsidR="00734A5F" w:rsidRDefault="00F81A9A" w:rsidP="005B7A6E">
      <w:pPr>
        <w:ind w:left="142" w:firstLine="284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…</w:t>
      </w:r>
    </w:p>
    <w:p w14:paraId="4530409F" w14:textId="77777777" w:rsidR="00DB39B4" w:rsidRDefault="00DB39B4" w:rsidP="00DB39B4">
      <w:pPr>
        <w:pStyle w:val="Heading1"/>
        <w:ind w:left="426" w:hanging="66"/>
      </w:pPr>
      <w:bookmarkStart w:id="9" w:name="_Toc123685241"/>
      <w:commentRangeStart w:id="10"/>
      <w:r>
        <w:t>Assumptions</w:t>
      </w:r>
      <w:commentRangeEnd w:id="10"/>
      <w:r>
        <w:rPr>
          <w:rStyle w:val="CommentReference"/>
          <w:rFonts w:eastAsiaTheme="minorHAnsi" w:cstheme="minorBidi"/>
        </w:rPr>
        <w:commentReference w:id="10"/>
      </w:r>
      <w:bookmarkEnd w:id="9"/>
    </w:p>
    <w:p w14:paraId="672BFF35" w14:textId="77777777" w:rsidR="00DB39B4" w:rsidRDefault="00DB39B4" w:rsidP="00DB39B4">
      <w:pPr>
        <w:ind w:left="142" w:firstLine="284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Pr="00E32D22"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Pr="00295B52">
        <w:rPr>
          <w:i/>
          <w:iCs/>
          <w:sz w:val="20"/>
          <w:szCs w:val="20"/>
        </w:rPr>
        <w:t xml:space="preserve">Clients run </w:t>
      </w:r>
      <w:r>
        <w:rPr>
          <w:i/>
          <w:iCs/>
          <w:sz w:val="20"/>
          <w:szCs w:val="20"/>
        </w:rPr>
        <w:t xml:space="preserve">the </w:t>
      </w:r>
      <w:r w:rsidRPr="00295B52">
        <w:rPr>
          <w:i/>
          <w:iCs/>
          <w:sz w:val="20"/>
          <w:szCs w:val="20"/>
        </w:rPr>
        <w:t xml:space="preserve">WFM </w:t>
      </w:r>
      <w:r>
        <w:rPr>
          <w:i/>
          <w:iCs/>
          <w:sz w:val="20"/>
          <w:szCs w:val="20"/>
        </w:rPr>
        <w:t xml:space="preserve">client application </w:t>
      </w:r>
      <w:r w:rsidRPr="00295B52">
        <w:rPr>
          <w:i/>
          <w:iCs/>
          <w:sz w:val="20"/>
          <w:szCs w:val="20"/>
        </w:rPr>
        <w:t>on their systems</w:t>
      </w:r>
      <w:r>
        <w:rPr>
          <w:i/>
          <w:iCs/>
          <w:sz w:val="20"/>
          <w:szCs w:val="20"/>
        </w:rPr>
        <w:t xml:space="preserve"> (machines)</w:t>
      </w:r>
      <w:r w:rsidRPr="00295B52">
        <w:rPr>
          <w:i/>
          <w:iCs/>
          <w:sz w:val="20"/>
          <w:szCs w:val="20"/>
        </w:rPr>
        <w:t>.</w:t>
      </w:r>
    </w:p>
    <w:p w14:paraId="48460118" w14:textId="14A10996" w:rsidR="00DB39B4" w:rsidRDefault="00DB39B4" w:rsidP="00DB39B4">
      <w:pPr>
        <w:ind w:left="142" w:firstLine="284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The backend does not provide authentication and/or </w:t>
      </w:r>
      <w:r w:rsidRPr="00543F92">
        <w:rPr>
          <w:i/>
          <w:iCs/>
          <w:sz w:val="20"/>
          <w:szCs w:val="20"/>
        </w:rPr>
        <w:t>access control</w:t>
      </w:r>
      <w:r>
        <w:rPr>
          <w:i/>
          <w:iCs/>
          <w:sz w:val="20"/>
          <w:szCs w:val="20"/>
        </w:rPr>
        <w:t xml:space="preserve"> primitives and mechanisms. It is assumed that clients communicating with the backend are authenticated by an external entity, e.g., by WFM.</w:t>
      </w:r>
    </w:p>
    <w:p w14:paraId="40A4CF42" w14:textId="7E8E10D0" w:rsidR="00DB39B4" w:rsidRDefault="00DB39B4" w:rsidP="00DB39B4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3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only accepts requests containing a valid authorization token. The authorization token is created (issued) and managed by an external entity, e.g., WFM.</w:t>
      </w:r>
    </w:p>
    <w:p w14:paraId="0DAFF324" w14:textId="359106E8" w:rsidR="00DB39B4" w:rsidRDefault="00DB39B4" w:rsidP="00DB39B4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4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runs in a single machine: this can be a physical or a virtual machine. This means</w:t>
      </w:r>
      <w:proofErr w:type="gramStart"/>
      <w:r>
        <w:rPr>
          <w:i/>
          <w:iCs/>
          <w:sz w:val="20"/>
          <w:szCs w:val="20"/>
        </w:rPr>
        <w:t>, in particular, that</w:t>
      </w:r>
      <w:proofErr w:type="gramEnd"/>
      <w:r>
        <w:rPr>
          <w:i/>
          <w:iCs/>
          <w:sz w:val="20"/>
          <w:szCs w:val="20"/>
        </w:rPr>
        <w:t xml:space="preserve"> a distributed architecture/system is not assumed. Several processes (instances) can however exist, e.g., several processes running (instances of) a service can exist, on the same machine.</w:t>
      </w:r>
    </w:p>
    <w:p w14:paraId="320F6F97" w14:textId="26A1F87F" w:rsidR="00DB39B4" w:rsidRDefault="00DB39B4" w:rsidP="00DB39B4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5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communication between the backend and its clients uses the HTTPS protocol. The backend runs behind a reverse proxy that establishes and manages HTTPS communications with the clients.</w:t>
      </w:r>
    </w:p>
    <w:p w14:paraId="1538C096" w14:textId="72909B6B" w:rsidR="00DB39B4" w:rsidRDefault="00DB39B4" w:rsidP="00DB39B4">
      <w:pPr>
        <w:ind w:left="142" w:firstLine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6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There are no restrictions on the technologies and architecture used to develop the backend other than the restrictions</w:t>
      </w:r>
      <w:r w:rsidR="002902E3">
        <w:rPr>
          <w:i/>
          <w:iCs/>
          <w:sz w:val="20"/>
          <w:szCs w:val="20"/>
        </w:rPr>
        <w:t xml:space="preserve"> and requirements</w:t>
      </w:r>
      <w:r>
        <w:rPr>
          <w:i/>
          <w:iCs/>
          <w:sz w:val="20"/>
          <w:szCs w:val="20"/>
        </w:rPr>
        <w:t xml:space="preserve"> presented in Section</w:t>
      </w:r>
      <w:r w:rsidR="002902E3">
        <w:rPr>
          <w:i/>
          <w:iCs/>
          <w:sz w:val="20"/>
          <w:szCs w:val="20"/>
        </w:rPr>
        <w:t>s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fldChar w:fldCharType="begin"/>
      </w:r>
      <w:r>
        <w:rPr>
          <w:i/>
          <w:iCs/>
          <w:sz w:val="20"/>
          <w:szCs w:val="20"/>
        </w:rPr>
        <w:instrText xml:space="preserve"> REF _Ref122797776 \r \h </w:instrTex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  <w:fldChar w:fldCharType="separate"/>
      </w:r>
      <w:r w:rsidR="005F73A2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fldChar w:fldCharType="end"/>
      </w:r>
      <w:r w:rsidR="002902E3">
        <w:rPr>
          <w:i/>
          <w:iCs/>
          <w:sz w:val="20"/>
          <w:szCs w:val="20"/>
        </w:rPr>
        <w:t xml:space="preserve"> and </w:t>
      </w:r>
      <w:r w:rsidR="002902E3">
        <w:rPr>
          <w:i/>
          <w:iCs/>
          <w:sz w:val="20"/>
          <w:szCs w:val="20"/>
        </w:rPr>
        <w:fldChar w:fldCharType="begin"/>
      </w:r>
      <w:r w:rsidR="002902E3">
        <w:rPr>
          <w:i/>
          <w:iCs/>
          <w:sz w:val="20"/>
          <w:szCs w:val="20"/>
        </w:rPr>
        <w:instrText xml:space="preserve"> REF _Ref123669949 \r \h </w:instrText>
      </w:r>
      <w:r w:rsidR="002902E3">
        <w:rPr>
          <w:i/>
          <w:iCs/>
          <w:sz w:val="20"/>
          <w:szCs w:val="20"/>
        </w:rPr>
      </w:r>
      <w:r w:rsidR="002902E3">
        <w:rPr>
          <w:i/>
          <w:iCs/>
          <w:sz w:val="20"/>
          <w:szCs w:val="20"/>
        </w:rPr>
        <w:fldChar w:fldCharType="separate"/>
      </w:r>
      <w:r w:rsidR="005F73A2">
        <w:rPr>
          <w:i/>
          <w:iCs/>
          <w:sz w:val="20"/>
          <w:szCs w:val="20"/>
        </w:rPr>
        <w:t>3</w:t>
      </w:r>
      <w:r w:rsidR="002902E3"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, that apply.</w:t>
      </w:r>
    </w:p>
    <w:p w14:paraId="1FC6A469" w14:textId="4E36B194" w:rsidR="004609A1" w:rsidRDefault="00343119" w:rsidP="004609A1">
      <w:pPr>
        <w:pStyle w:val="Heading1"/>
        <w:ind w:left="426" w:hanging="66"/>
      </w:pPr>
      <w:bookmarkStart w:id="11" w:name="_Toc123685242"/>
      <w:r>
        <w:t>Use Cases</w:t>
      </w:r>
      <w:bookmarkEnd w:id="11"/>
    </w:p>
    <w:p w14:paraId="23474A91" w14:textId="0A9691AD" w:rsidR="002E0F6C" w:rsidRPr="007C4F1E" w:rsidRDefault="002E0F6C" w:rsidP="00F30B43">
      <w:pPr>
        <w:ind w:left="142" w:firstLine="284"/>
        <w:rPr>
          <w:sz w:val="20"/>
          <w:szCs w:val="20"/>
        </w:rPr>
      </w:pPr>
      <w:r w:rsidRPr="007C4F1E">
        <w:rPr>
          <w:sz w:val="20"/>
          <w:szCs w:val="20"/>
        </w:rPr>
        <w:fldChar w:fldCharType="begin"/>
      </w:r>
      <w:r w:rsidRPr="007C4F1E">
        <w:rPr>
          <w:sz w:val="20"/>
          <w:szCs w:val="20"/>
        </w:rPr>
        <w:instrText xml:space="preserve"> REF _Ref123647228 \h </w:instrText>
      </w:r>
      <w:r w:rsidR="007C4F1E">
        <w:rPr>
          <w:sz w:val="20"/>
          <w:szCs w:val="20"/>
        </w:rPr>
        <w:instrText xml:space="preserve"> \* MERGEFORMAT </w:instrText>
      </w:r>
      <w:r w:rsidRPr="007C4F1E">
        <w:rPr>
          <w:sz w:val="20"/>
          <w:szCs w:val="20"/>
        </w:rPr>
      </w:r>
      <w:r w:rsidRPr="007C4F1E">
        <w:rPr>
          <w:sz w:val="20"/>
          <w:szCs w:val="20"/>
        </w:rPr>
        <w:fldChar w:fldCharType="separate"/>
      </w:r>
      <w:r w:rsidR="005F73A2" w:rsidRPr="005F73A2">
        <w:rPr>
          <w:sz w:val="20"/>
          <w:szCs w:val="20"/>
        </w:rPr>
        <w:t xml:space="preserve">Figure </w:t>
      </w:r>
      <w:r w:rsidR="005F73A2" w:rsidRPr="005F73A2">
        <w:rPr>
          <w:noProof/>
          <w:sz w:val="20"/>
          <w:szCs w:val="20"/>
        </w:rPr>
        <w:t>1</w:t>
      </w:r>
      <w:r w:rsidRPr="007C4F1E">
        <w:rPr>
          <w:sz w:val="20"/>
          <w:szCs w:val="20"/>
        </w:rPr>
        <w:fldChar w:fldCharType="end"/>
      </w:r>
      <w:r w:rsidRPr="007C4F1E">
        <w:rPr>
          <w:sz w:val="20"/>
          <w:szCs w:val="20"/>
        </w:rPr>
        <w:t xml:space="preserve"> presents the main use cases considered</w:t>
      </w:r>
      <w:r w:rsidRPr="007C4F1E">
        <w:rPr>
          <w:rStyle w:val="FootnoteReference"/>
          <w:sz w:val="20"/>
          <w:szCs w:val="20"/>
        </w:rPr>
        <w:footnoteReference w:id="1"/>
      </w:r>
      <w:r w:rsidRPr="007C4F1E">
        <w:rPr>
          <w:sz w:val="20"/>
          <w:szCs w:val="20"/>
        </w:rPr>
        <w:t>.</w:t>
      </w:r>
    </w:p>
    <w:p w14:paraId="4464D418" w14:textId="31823471" w:rsidR="002E0F6C" w:rsidRPr="002E0F6C" w:rsidRDefault="002E0F6C" w:rsidP="002E0F6C"/>
    <w:p w14:paraId="4B62FDB2" w14:textId="6B229476" w:rsidR="00145063" w:rsidRDefault="00145063" w:rsidP="00145063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76EFE59" wp14:editId="5EC50260">
            <wp:extent cx="5731510" cy="4219575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62A9" w14:textId="56242591" w:rsidR="002E0F6C" w:rsidRDefault="002E0F6C" w:rsidP="002B58AB">
      <w:pPr>
        <w:pStyle w:val="Caption"/>
        <w:jc w:val="center"/>
      </w:pPr>
      <w:bookmarkStart w:id="12" w:name="_Ref123647228"/>
      <w:r>
        <w:t xml:space="preserve">Figure </w:t>
      </w:r>
      <w:fldSimple w:instr=" SEQ Figure \* ARABIC ">
        <w:r w:rsidR="005F73A2">
          <w:rPr>
            <w:noProof/>
          </w:rPr>
          <w:t>1</w:t>
        </w:r>
      </w:fldSimple>
      <w:bookmarkEnd w:id="12"/>
      <w:r>
        <w:t xml:space="preserve"> Main use cases.</w:t>
      </w:r>
    </w:p>
    <w:p w14:paraId="5FA1EDA0" w14:textId="11DCABB4" w:rsidR="007C4F1E" w:rsidRPr="007C4F1E" w:rsidRDefault="007C4F1E" w:rsidP="007C4F1E">
      <w:pPr>
        <w:rPr>
          <w:sz w:val="20"/>
          <w:szCs w:val="20"/>
        </w:rPr>
      </w:pPr>
      <w:r w:rsidRPr="007C4F1E">
        <w:rPr>
          <w:sz w:val="20"/>
          <w:szCs w:val="20"/>
        </w:rPr>
        <w:t xml:space="preserve">In </w:t>
      </w:r>
      <w:r w:rsidRPr="007C4F1E">
        <w:rPr>
          <w:sz w:val="20"/>
          <w:szCs w:val="20"/>
        </w:rPr>
        <w:fldChar w:fldCharType="begin"/>
      </w:r>
      <w:r w:rsidRPr="007C4F1E">
        <w:rPr>
          <w:sz w:val="20"/>
          <w:szCs w:val="20"/>
        </w:rPr>
        <w:instrText xml:space="preserve"> REF _Ref123647228 \h </w:instrText>
      </w:r>
      <w:r>
        <w:rPr>
          <w:sz w:val="20"/>
          <w:szCs w:val="20"/>
        </w:rPr>
        <w:instrText xml:space="preserve"> \* MERGEFORMAT </w:instrText>
      </w:r>
      <w:r w:rsidRPr="007C4F1E">
        <w:rPr>
          <w:sz w:val="20"/>
          <w:szCs w:val="20"/>
        </w:rPr>
      </w:r>
      <w:r w:rsidRPr="007C4F1E">
        <w:rPr>
          <w:sz w:val="20"/>
          <w:szCs w:val="20"/>
        </w:rPr>
        <w:fldChar w:fldCharType="separate"/>
      </w:r>
      <w:r w:rsidR="005F73A2" w:rsidRPr="005F73A2">
        <w:rPr>
          <w:sz w:val="20"/>
          <w:szCs w:val="20"/>
        </w:rPr>
        <w:t xml:space="preserve">Figure </w:t>
      </w:r>
      <w:r w:rsidR="005F73A2" w:rsidRPr="005F73A2">
        <w:rPr>
          <w:noProof/>
          <w:sz w:val="20"/>
          <w:szCs w:val="20"/>
        </w:rPr>
        <w:t>1</w:t>
      </w:r>
      <w:r w:rsidRPr="007C4F1E">
        <w:rPr>
          <w:sz w:val="20"/>
          <w:szCs w:val="20"/>
        </w:rPr>
        <w:fldChar w:fldCharType="end"/>
      </w:r>
      <w:r w:rsidRPr="007C4F1E">
        <w:rPr>
          <w:sz w:val="20"/>
          <w:szCs w:val="20"/>
        </w:rPr>
        <w:t xml:space="preserve"> </w:t>
      </w:r>
      <w:r w:rsidRPr="007C4F1E">
        <w:rPr>
          <w:i/>
          <w:iCs/>
          <w:sz w:val="20"/>
          <w:szCs w:val="20"/>
        </w:rPr>
        <w:t>WFM</w:t>
      </w:r>
      <w:r w:rsidRPr="007C4F1E">
        <w:rPr>
          <w:sz w:val="20"/>
          <w:szCs w:val="20"/>
        </w:rPr>
        <w:t xml:space="preserve"> refers to the SISQUAL Work Force Manager application.</w:t>
      </w:r>
    </w:p>
    <w:p w14:paraId="516D8C09" w14:textId="62B087E5" w:rsidR="00343119" w:rsidRDefault="00343119" w:rsidP="00343119">
      <w:pPr>
        <w:pStyle w:val="Heading1"/>
        <w:ind w:left="426" w:hanging="66"/>
      </w:pPr>
      <w:bookmarkStart w:id="13" w:name="_Toc123685243"/>
      <w:r>
        <w:t>Architecture</w:t>
      </w:r>
      <w:r w:rsidR="0082182F">
        <w:t xml:space="preserve"> High-Level Overview</w:t>
      </w:r>
      <w:bookmarkEnd w:id="13"/>
    </w:p>
    <w:p w14:paraId="29E38585" w14:textId="40C45B52" w:rsidR="006B649E" w:rsidRPr="007E11ED" w:rsidRDefault="007E11ED" w:rsidP="007E11ED">
      <w:pPr>
        <w:spacing w:after="120"/>
        <w:ind w:left="142" w:firstLine="284"/>
        <w:rPr>
          <w:sz w:val="20"/>
          <w:szCs w:val="20"/>
        </w:rPr>
      </w:pPr>
      <w:commentRangeStart w:id="14"/>
      <w:r w:rsidRPr="007E11ED">
        <w:rPr>
          <w:sz w:val="20"/>
          <w:szCs w:val="20"/>
        </w:rPr>
        <w:t>Machine</w:t>
      </w:r>
      <w:commentRangeEnd w:id="14"/>
      <w:r w:rsidR="00C96FE0">
        <w:rPr>
          <w:rStyle w:val="CommentReference"/>
        </w:rPr>
        <w:commentReference w:id="14"/>
      </w:r>
      <w:r w:rsidRPr="007E11ED">
        <w:rPr>
          <w:sz w:val="20"/>
          <w:szCs w:val="20"/>
        </w:rPr>
        <w:t xml:space="preserve"> learning models are deployed to production</w:t>
      </w:r>
      <w:ins w:id="15" w:author="José Duarte" w:date="2023-01-08T22:56:00Z">
        <w:r w:rsidR="004A10B5">
          <w:rPr>
            <w:sz w:val="20"/>
            <w:szCs w:val="20"/>
          </w:rPr>
          <w:t xml:space="preserve"> (served)</w:t>
        </w:r>
      </w:ins>
      <w:r w:rsidRPr="007E11ED">
        <w:rPr>
          <w:sz w:val="20"/>
          <w:szCs w:val="20"/>
        </w:rPr>
        <w:t xml:space="preserve"> as web services (</w:t>
      </w:r>
      <w:del w:id="16" w:author="José Duarte" w:date="2023-01-08T22:57:00Z">
        <w:r w:rsidRPr="007E11ED" w:rsidDel="004A10B5">
          <w:rPr>
            <w:sz w:val="20"/>
            <w:szCs w:val="20"/>
          </w:rPr>
          <w:delText>m</w:delText>
        </w:r>
      </w:del>
      <w:ins w:id="17" w:author="José Duarte" w:date="2023-01-08T22:57:00Z">
        <w:r w:rsidR="004A10B5">
          <w:rPr>
            <w:sz w:val="20"/>
            <w:szCs w:val="20"/>
          </w:rPr>
          <w:t>M</w:t>
        </w:r>
      </w:ins>
      <w:r w:rsidRPr="007E11ED">
        <w:rPr>
          <w:sz w:val="20"/>
          <w:szCs w:val="20"/>
        </w:rPr>
        <w:t>icroservices</w:t>
      </w:r>
      <w:ins w:id="18" w:author="José Duarte" w:date="2023-01-08T22:57:00Z">
        <w:r w:rsidR="004A10B5">
          <w:rPr>
            <w:sz w:val="20"/>
            <w:szCs w:val="20"/>
          </w:rPr>
          <w:t xml:space="preserve">, </w:t>
        </w:r>
        <w:r w:rsidR="004A10B5" w:rsidRPr="004A10B5">
          <w:rPr>
            <w:sz w:val="20"/>
            <w:szCs w:val="20"/>
          </w:rPr>
          <w:t>Model-as-Service</w:t>
        </w:r>
      </w:ins>
      <w:r w:rsidRPr="007E11ED">
        <w:rPr>
          <w:sz w:val="20"/>
          <w:szCs w:val="20"/>
        </w:rPr>
        <w:t>)</w:t>
      </w:r>
      <w:del w:id="19" w:author="José Duarte" w:date="2023-01-08T22:56:00Z">
        <w:r w:rsidRPr="007E11ED" w:rsidDel="004A10B5">
          <w:rPr>
            <w:sz w:val="20"/>
            <w:szCs w:val="20"/>
          </w:rPr>
          <w:delText>, i.e., using a Web-Service architectural pattern</w:delText>
        </w:r>
        <w:r w:rsidR="00F9369D" w:rsidDel="004A10B5">
          <w:rPr>
            <w:sz w:val="20"/>
            <w:szCs w:val="20"/>
          </w:rPr>
          <w:delText xml:space="preserve"> (Offline Learning + Online Predictions)</w:delText>
        </w:r>
        <w:r w:rsidRPr="007E11ED" w:rsidDel="004A10B5">
          <w:rPr>
            <w:sz w:val="20"/>
            <w:szCs w:val="20"/>
          </w:rPr>
          <w:delText>.</w:delText>
        </w:r>
        <w:r w:rsidR="0028661E" w:rsidDel="004A10B5">
          <w:rPr>
            <w:sz w:val="20"/>
            <w:szCs w:val="20"/>
          </w:rPr>
          <w:delText xml:space="preserve"> Machine learning models are served using a </w:delText>
        </w:r>
        <w:r w:rsidR="0028661E" w:rsidRPr="0028661E" w:rsidDel="004A10B5">
          <w:rPr>
            <w:sz w:val="20"/>
            <w:szCs w:val="20"/>
          </w:rPr>
          <w:delText>Model-as-Service</w:delText>
        </w:r>
        <w:r w:rsidR="0028661E" w:rsidDel="004A10B5">
          <w:rPr>
            <w:sz w:val="20"/>
            <w:szCs w:val="20"/>
          </w:rPr>
          <w:delText xml:space="preserve"> pattern, i.e., as independent services</w:delText>
        </w:r>
      </w:del>
      <w:r w:rsidR="0028661E">
        <w:rPr>
          <w:sz w:val="20"/>
          <w:szCs w:val="20"/>
        </w:rPr>
        <w:t>.</w:t>
      </w:r>
      <w:r w:rsidRPr="007E11ED">
        <w:rPr>
          <w:sz w:val="20"/>
          <w:szCs w:val="20"/>
        </w:rPr>
        <w:t xml:space="preserve"> </w:t>
      </w:r>
      <w:commentRangeStart w:id="20"/>
      <w:r w:rsidR="006B649E" w:rsidRPr="007E11ED">
        <w:rPr>
          <w:sz w:val="20"/>
          <w:szCs w:val="20"/>
        </w:rPr>
        <w:fldChar w:fldCharType="begin"/>
      </w:r>
      <w:r w:rsidR="006B649E" w:rsidRPr="007E11ED">
        <w:rPr>
          <w:sz w:val="20"/>
          <w:szCs w:val="20"/>
        </w:rPr>
        <w:instrText xml:space="preserve"> REF _Ref123659692 \h </w:instrText>
      </w:r>
      <w:r w:rsidR="0082182F" w:rsidRPr="007E11ED">
        <w:rPr>
          <w:sz w:val="20"/>
          <w:szCs w:val="20"/>
        </w:rPr>
        <w:instrText xml:space="preserve"> \* MERGEFORMAT </w:instrText>
      </w:r>
      <w:r w:rsidR="006B649E" w:rsidRPr="007E11ED">
        <w:rPr>
          <w:sz w:val="20"/>
          <w:szCs w:val="20"/>
        </w:rPr>
      </w:r>
      <w:r w:rsidR="006B649E" w:rsidRPr="007E11ED">
        <w:rPr>
          <w:sz w:val="20"/>
          <w:szCs w:val="20"/>
        </w:rPr>
        <w:fldChar w:fldCharType="separate"/>
      </w:r>
      <w:r w:rsidR="005F73A2" w:rsidRPr="007E11ED">
        <w:rPr>
          <w:sz w:val="20"/>
          <w:szCs w:val="20"/>
        </w:rPr>
        <w:t xml:space="preserve">Figure </w:t>
      </w:r>
      <w:r w:rsidR="005F73A2" w:rsidRPr="007E11ED">
        <w:rPr>
          <w:noProof/>
          <w:sz w:val="20"/>
          <w:szCs w:val="20"/>
        </w:rPr>
        <w:t>2</w:t>
      </w:r>
      <w:r w:rsidR="006B649E" w:rsidRPr="007E11ED">
        <w:rPr>
          <w:sz w:val="20"/>
          <w:szCs w:val="20"/>
        </w:rPr>
        <w:fldChar w:fldCharType="end"/>
      </w:r>
      <w:commentRangeEnd w:id="20"/>
      <w:r w:rsidR="0011488F">
        <w:rPr>
          <w:rStyle w:val="CommentReference"/>
        </w:rPr>
        <w:commentReference w:id="20"/>
      </w:r>
      <w:r w:rsidR="006B649E" w:rsidRPr="007E11ED">
        <w:rPr>
          <w:sz w:val="20"/>
          <w:szCs w:val="20"/>
        </w:rPr>
        <w:t xml:space="preserve"> presents a high-level overview of the backend architecture</w:t>
      </w:r>
      <w:r w:rsidR="0082182F" w:rsidRPr="007E11ED">
        <w:rPr>
          <w:sz w:val="20"/>
          <w:szCs w:val="20"/>
        </w:rPr>
        <w:t xml:space="preserve"> and </w:t>
      </w:r>
      <w:r w:rsidR="0082182F" w:rsidRPr="007E11ED">
        <w:rPr>
          <w:sz w:val="20"/>
          <w:szCs w:val="20"/>
        </w:rPr>
        <w:fldChar w:fldCharType="begin"/>
      </w:r>
      <w:r w:rsidR="0082182F" w:rsidRPr="007E11ED">
        <w:rPr>
          <w:sz w:val="20"/>
          <w:szCs w:val="20"/>
        </w:rPr>
        <w:instrText xml:space="preserve"> REF _Ref123680342 \h  \* MERGEFORMAT </w:instrText>
      </w:r>
      <w:r w:rsidR="0082182F" w:rsidRPr="007E11ED">
        <w:rPr>
          <w:sz w:val="20"/>
          <w:szCs w:val="20"/>
        </w:rPr>
      </w:r>
      <w:r w:rsidR="0082182F" w:rsidRPr="007E11ED">
        <w:rPr>
          <w:sz w:val="20"/>
          <w:szCs w:val="20"/>
        </w:rPr>
        <w:fldChar w:fldCharType="separate"/>
      </w:r>
      <w:r w:rsidR="005F73A2" w:rsidRPr="007E11ED">
        <w:rPr>
          <w:sz w:val="20"/>
          <w:szCs w:val="20"/>
        </w:rPr>
        <w:t xml:space="preserve">Figure </w:t>
      </w:r>
      <w:r w:rsidR="005F73A2" w:rsidRPr="007E11ED">
        <w:rPr>
          <w:noProof/>
          <w:sz w:val="20"/>
          <w:szCs w:val="20"/>
        </w:rPr>
        <w:t>3</w:t>
      </w:r>
      <w:r w:rsidR="0082182F" w:rsidRPr="007E11ED">
        <w:rPr>
          <w:sz w:val="20"/>
          <w:szCs w:val="20"/>
        </w:rPr>
        <w:fldChar w:fldCharType="end"/>
      </w:r>
      <w:r w:rsidR="0082182F" w:rsidRPr="007E11ED">
        <w:rPr>
          <w:sz w:val="20"/>
          <w:szCs w:val="20"/>
        </w:rPr>
        <w:t xml:space="preserve"> presents an example of a possible deployment architecture</w:t>
      </w:r>
      <w:r w:rsidR="006B649E" w:rsidRPr="007E11ED">
        <w:rPr>
          <w:sz w:val="20"/>
          <w:szCs w:val="20"/>
        </w:rPr>
        <w:t>.</w:t>
      </w:r>
    </w:p>
    <w:p w14:paraId="58EE8357" w14:textId="20A75907" w:rsidR="006B649E" w:rsidRDefault="004C101C" w:rsidP="006B649E">
      <w:pPr>
        <w:jc w:val="center"/>
      </w:pPr>
      <w:r>
        <w:rPr>
          <w:noProof/>
        </w:rPr>
        <w:lastRenderedPageBreak/>
        <w:drawing>
          <wp:inline distT="0" distB="0" distL="0" distR="0" wp14:anchorId="53C869D3" wp14:editId="72DCEE1A">
            <wp:extent cx="3825240" cy="3008742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364" cy="302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4EE3" w14:textId="09B53F46" w:rsidR="006B649E" w:rsidRDefault="006B649E" w:rsidP="002B58AB">
      <w:pPr>
        <w:pStyle w:val="Caption"/>
        <w:jc w:val="center"/>
      </w:pPr>
      <w:bookmarkStart w:id="21" w:name="_Ref123659692"/>
      <w:r>
        <w:t xml:space="preserve">Figure </w:t>
      </w:r>
      <w:fldSimple w:instr=" SEQ Figure \* ARABIC ">
        <w:r w:rsidR="005F73A2">
          <w:rPr>
            <w:noProof/>
          </w:rPr>
          <w:t>2</w:t>
        </w:r>
      </w:fldSimple>
      <w:bookmarkEnd w:id="21"/>
      <w:r>
        <w:t xml:space="preserve"> Backend architecture high-level overview.</w:t>
      </w:r>
    </w:p>
    <w:p w14:paraId="3B9E0973" w14:textId="6EBF5BC1" w:rsidR="002B58AB" w:rsidRDefault="004F6383" w:rsidP="002B58AB">
      <w:pPr>
        <w:jc w:val="center"/>
      </w:pPr>
      <w:r>
        <w:rPr>
          <w:noProof/>
        </w:rPr>
        <w:drawing>
          <wp:inline distT="0" distB="0" distL="0" distR="0" wp14:anchorId="0F8CE6E0" wp14:editId="1A95C2FD">
            <wp:extent cx="4262846" cy="8382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984" cy="84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B47C" w14:textId="11836264" w:rsidR="002B58AB" w:rsidRPr="002B58AB" w:rsidRDefault="002B58AB" w:rsidP="002B58AB">
      <w:pPr>
        <w:pStyle w:val="Caption"/>
        <w:jc w:val="center"/>
      </w:pPr>
      <w:bookmarkStart w:id="22" w:name="_Ref123680342"/>
      <w:r>
        <w:t xml:space="preserve">Figure </w:t>
      </w:r>
      <w:fldSimple w:instr=" SEQ Figure \* ARABIC ">
        <w:r w:rsidR="005F73A2">
          <w:rPr>
            <w:noProof/>
          </w:rPr>
          <w:t>3</w:t>
        </w:r>
      </w:fldSimple>
      <w:bookmarkEnd w:id="22"/>
      <w:r>
        <w:t xml:space="preserve"> </w:t>
      </w:r>
      <w:r w:rsidRPr="002B58AB">
        <w:t>Example of a deployment architecture.</w:t>
      </w:r>
    </w:p>
    <w:p w14:paraId="1F733C8B" w14:textId="71A459A9" w:rsidR="002B58AB" w:rsidRDefault="0082182F" w:rsidP="00734A5F">
      <w:pPr>
        <w:pStyle w:val="Heading2"/>
        <w:ind w:left="851" w:hanging="425"/>
      </w:pPr>
      <w:bookmarkStart w:id="23" w:name="_Toc123685244"/>
      <w:r>
        <w:t>Get Forecast</w:t>
      </w:r>
      <w:r w:rsidR="0018403D">
        <w:t xml:space="preserve"> Service</w:t>
      </w:r>
      <w:bookmarkEnd w:id="23"/>
    </w:p>
    <w:p w14:paraId="40C1A0D1" w14:textId="0BCD3D84" w:rsidR="00EB1971" w:rsidRDefault="009B11D1" w:rsidP="009B11D1">
      <w:pPr>
        <w:pStyle w:val="Heading3"/>
        <w:ind w:left="1276"/>
      </w:pPr>
      <w:bookmarkStart w:id="24" w:name="_Toc123685245"/>
      <w:r>
        <w:t xml:space="preserve">Basic </w:t>
      </w:r>
      <w:r w:rsidR="00200825">
        <w:t>Flow</w:t>
      </w:r>
      <w:bookmarkEnd w:id="24"/>
    </w:p>
    <w:p w14:paraId="04B43659" w14:textId="62D30474" w:rsidR="00200825" w:rsidRDefault="00200825" w:rsidP="009B11D1">
      <w:pPr>
        <w:pStyle w:val="ListParagraph"/>
        <w:numPr>
          <w:ilvl w:val="0"/>
          <w:numId w:val="11"/>
        </w:numPr>
        <w:ind w:left="993" w:hanging="77"/>
      </w:pPr>
      <w:r>
        <w:t>A client executes (starts) WFM. This implies that the client is authenticated (goes through an authentication process).</w:t>
      </w:r>
    </w:p>
    <w:p w14:paraId="545EAE7B" w14:textId="53B392B4" w:rsidR="00200825" w:rsidRDefault="00200825" w:rsidP="009B11D1">
      <w:pPr>
        <w:pStyle w:val="ListParagraph"/>
        <w:numPr>
          <w:ilvl w:val="0"/>
          <w:numId w:val="11"/>
        </w:numPr>
        <w:ind w:left="993" w:hanging="77"/>
      </w:pPr>
      <w:r>
        <w:t>A client asks for a forecast in WFM using a previously trained model.</w:t>
      </w:r>
    </w:p>
    <w:p w14:paraId="56AA6ED4" w14:textId="223BD777" w:rsidR="00200825" w:rsidRDefault="00200825" w:rsidP="009B11D1">
      <w:pPr>
        <w:pStyle w:val="ListParagraph"/>
        <w:numPr>
          <w:ilvl w:val="0"/>
          <w:numId w:val="11"/>
        </w:numPr>
        <w:ind w:left="993" w:hanging="77"/>
      </w:pPr>
      <w:r>
        <w:t>WFM makes a request to the forecast service running in the backend. The request contains an authorization token an all the input data needed (required) by the model to compute a forecast.</w:t>
      </w:r>
    </w:p>
    <w:p w14:paraId="6CC5AD85" w14:textId="72CD26CA" w:rsidR="00200825" w:rsidRDefault="00200825" w:rsidP="009B11D1">
      <w:pPr>
        <w:pStyle w:val="ListParagraph"/>
        <w:numPr>
          <w:ilvl w:val="0"/>
          <w:numId w:val="11"/>
        </w:numPr>
        <w:ind w:left="993" w:hanging="77"/>
      </w:pPr>
      <w:r>
        <w:t>The forecast service loads the model and gets a forecast that is sent to WFM. The response includes the authorization token.</w:t>
      </w:r>
    </w:p>
    <w:p w14:paraId="63C069FB" w14:textId="3433BFFB" w:rsidR="009B11D1" w:rsidRDefault="009B11D1" w:rsidP="009B11D1">
      <w:pPr>
        <w:pStyle w:val="Heading3"/>
        <w:ind w:left="1276"/>
      </w:pPr>
      <w:bookmarkStart w:id="25" w:name="_Toc123685246"/>
      <w:r>
        <w:t>Messages</w:t>
      </w:r>
      <w:bookmarkEnd w:id="25"/>
    </w:p>
    <w:tbl>
      <w:tblPr>
        <w:tblStyle w:val="TableGrid"/>
        <w:tblW w:w="83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954"/>
      </w:tblGrid>
      <w:tr w:rsidR="009B11D1" w14:paraId="5A6C1A4D" w14:textId="77777777" w:rsidTr="009B11D1">
        <w:tc>
          <w:tcPr>
            <w:tcW w:w="2410" w:type="dxa"/>
          </w:tcPr>
          <w:p w14:paraId="274C433D" w14:textId="7A740AFE" w:rsidR="009B11D1" w:rsidRPr="009B11D1" w:rsidRDefault="009B11D1" w:rsidP="009B11D1">
            <w:pPr>
              <w:rPr>
                <w:b/>
                <w:bCs/>
              </w:rPr>
            </w:pPr>
            <w:r w:rsidRPr="009B11D1">
              <w:rPr>
                <w:b/>
                <w:bCs/>
              </w:rPr>
              <w:t>Direction</w:t>
            </w:r>
          </w:p>
        </w:tc>
        <w:tc>
          <w:tcPr>
            <w:tcW w:w="5954" w:type="dxa"/>
          </w:tcPr>
          <w:p w14:paraId="33BC5094" w14:textId="557EF457" w:rsidR="009B11D1" w:rsidRPr="009B11D1" w:rsidRDefault="009B11D1" w:rsidP="009B11D1">
            <w:pPr>
              <w:rPr>
                <w:i/>
                <w:iCs/>
              </w:rPr>
            </w:pPr>
            <w:r w:rsidRPr="009B11D1">
              <w:rPr>
                <w:i/>
                <w:iCs/>
              </w:rPr>
              <w:t>Request</w:t>
            </w:r>
          </w:p>
        </w:tc>
      </w:tr>
      <w:tr w:rsidR="009B11D1" w14:paraId="3C3710EE" w14:textId="77777777" w:rsidTr="009B11D1">
        <w:tc>
          <w:tcPr>
            <w:tcW w:w="2410" w:type="dxa"/>
          </w:tcPr>
          <w:p w14:paraId="0039E254" w14:textId="762D5830" w:rsidR="009B11D1" w:rsidRPr="009B11D1" w:rsidRDefault="009B11D1" w:rsidP="009B11D1">
            <w:pPr>
              <w:rPr>
                <w:b/>
                <w:bCs/>
              </w:rPr>
            </w:pPr>
            <w:r w:rsidRPr="009B11D1">
              <w:rPr>
                <w:b/>
                <w:bCs/>
              </w:rPr>
              <w:t>Message Type/Format</w:t>
            </w:r>
          </w:p>
        </w:tc>
        <w:tc>
          <w:tcPr>
            <w:tcW w:w="5954" w:type="dxa"/>
          </w:tcPr>
          <w:p w14:paraId="47AC68A3" w14:textId="0061AA59" w:rsidR="009B11D1" w:rsidRPr="009B11D1" w:rsidRDefault="009B11D1" w:rsidP="009B11D1">
            <w:pPr>
              <w:rPr>
                <w:i/>
                <w:iCs/>
              </w:rPr>
            </w:pPr>
            <w:r w:rsidRPr="009B11D1">
              <w:rPr>
                <w:i/>
                <w:iCs/>
              </w:rPr>
              <w:t>JSON</w:t>
            </w:r>
          </w:p>
        </w:tc>
      </w:tr>
      <w:tr w:rsidR="00B60896" w14:paraId="4E8228AC" w14:textId="77777777" w:rsidTr="009B11D1">
        <w:tc>
          <w:tcPr>
            <w:tcW w:w="2410" w:type="dxa"/>
          </w:tcPr>
          <w:p w14:paraId="769FB13C" w14:textId="77777777" w:rsidR="00B60896" w:rsidRPr="009B11D1" w:rsidRDefault="00B60896" w:rsidP="009B11D1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675F4FB8" w14:textId="77777777" w:rsidR="00B60896" w:rsidRPr="009B11D1" w:rsidRDefault="00B60896" w:rsidP="009B11D1">
            <w:pPr>
              <w:rPr>
                <w:i/>
                <w:iCs/>
              </w:rPr>
            </w:pPr>
          </w:p>
        </w:tc>
      </w:tr>
      <w:tr w:rsidR="00B60896" w14:paraId="713F94AD" w14:textId="77777777" w:rsidTr="009B11D1">
        <w:tc>
          <w:tcPr>
            <w:tcW w:w="2410" w:type="dxa"/>
          </w:tcPr>
          <w:p w14:paraId="647B2A6C" w14:textId="6D94BAA3" w:rsidR="00B60896" w:rsidRPr="009B11D1" w:rsidRDefault="00B60896" w:rsidP="009B11D1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  <w:tc>
          <w:tcPr>
            <w:tcW w:w="5954" w:type="dxa"/>
          </w:tcPr>
          <w:p w14:paraId="48CC1949" w14:textId="73618AB2" w:rsidR="00B60896" w:rsidRDefault="00B60896" w:rsidP="009B11D1">
            <w:pPr>
              <w:rPr>
                <w:i/>
                <w:iCs/>
              </w:rPr>
            </w:pPr>
            <w:r>
              <w:rPr>
                <w:i/>
                <w:iCs/>
              </w:rPr>
              <w:t>Client Id</w:t>
            </w:r>
          </w:p>
          <w:p w14:paraId="2AC53CDE" w14:textId="44D8B608" w:rsidR="00B60896" w:rsidRDefault="00B60896" w:rsidP="009B11D1">
            <w:pPr>
              <w:rPr>
                <w:i/>
                <w:iCs/>
              </w:rPr>
            </w:pPr>
            <w:r>
              <w:rPr>
                <w:i/>
                <w:iCs/>
              </w:rPr>
              <w:t>Model Id</w:t>
            </w:r>
          </w:p>
          <w:p w14:paraId="641769B8" w14:textId="0012B851" w:rsidR="00B60896" w:rsidRPr="009B11D1" w:rsidRDefault="00B60896" w:rsidP="009B11D1">
            <w:pPr>
              <w:rPr>
                <w:i/>
                <w:iCs/>
              </w:rPr>
            </w:pPr>
            <w:r>
              <w:rPr>
                <w:i/>
                <w:iCs/>
              </w:rPr>
              <w:t>Input data needed by the model to get a forecast</w:t>
            </w:r>
          </w:p>
        </w:tc>
      </w:tr>
    </w:tbl>
    <w:p w14:paraId="4058BFA6" w14:textId="77777777" w:rsidR="009B11D1" w:rsidRPr="009B11D1" w:rsidRDefault="009B11D1" w:rsidP="009B11D1"/>
    <w:tbl>
      <w:tblPr>
        <w:tblStyle w:val="TableGrid"/>
        <w:tblW w:w="83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954"/>
      </w:tblGrid>
      <w:tr w:rsidR="00B60896" w14:paraId="5D1168F6" w14:textId="77777777" w:rsidTr="00521D4F">
        <w:tc>
          <w:tcPr>
            <w:tcW w:w="2410" w:type="dxa"/>
          </w:tcPr>
          <w:p w14:paraId="609B9FB8" w14:textId="77777777" w:rsidR="00B60896" w:rsidRPr="009B11D1" w:rsidRDefault="00B60896" w:rsidP="00521D4F">
            <w:pPr>
              <w:rPr>
                <w:b/>
                <w:bCs/>
              </w:rPr>
            </w:pPr>
            <w:r w:rsidRPr="009B11D1">
              <w:rPr>
                <w:b/>
                <w:bCs/>
              </w:rPr>
              <w:t>Direction</w:t>
            </w:r>
          </w:p>
        </w:tc>
        <w:tc>
          <w:tcPr>
            <w:tcW w:w="5954" w:type="dxa"/>
          </w:tcPr>
          <w:p w14:paraId="4D4B4E8E" w14:textId="5BBAC888" w:rsidR="00B60896" w:rsidRPr="009B11D1" w:rsidRDefault="00B60896" w:rsidP="00521D4F">
            <w:pPr>
              <w:rPr>
                <w:i/>
                <w:iCs/>
              </w:rPr>
            </w:pPr>
            <w:r w:rsidRPr="009B11D1">
              <w:rPr>
                <w:i/>
                <w:iCs/>
              </w:rPr>
              <w:t>Res</w:t>
            </w:r>
            <w:r>
              <w:rPr>
                <w:i/>
                <w:iCs/>
              </w:rPr>
              <w:t>ponse</w:t>
            </w:r>
          </w:p>
        </w:tc>
      </w:tr>
      <w:tr w:rsidR="00B60896" w14:paraId="5B204198" w14:textId="77777777" w:rsidTr="00521D4F">
        <w:tc>
          <w:tcPr>
            <w:tcW w:w="2410" w:type="dxa"/>
          </w:tcPr>
          <w:p w14:paraId="7FF49B3A" w14:textId="77777777" w:rsidR="00B60896" w:rsidRPr="009B11D1" w:rsidRDefault="00B60896" w:rsidP="00521D4F">
            <w:pPr>
              <w:rPr>
                <w:b/>
                <w:bCs/>
              </w:rPr>
            </w:pPr>
            <w:r w:rsidRPr="009B11D1">
              <w:rPr>
                <w:b/>
                <w:bCs/>
              </w:rPr>
              <w:t>Message Type/Format</w:t>
            </w:r>
          </w:p>
        </w:tc>
        <w:tc>
          <w:tcPr>
            <w:tcW w:w="5954" w:type="dxa"/>
          </w:tcPr>
          <w:p w14:paraId="65F3F58E" w14:textId="77777777" w:rsidR="00B60896" w:rsidRPr="009B11D1" w:rsidRDefault="00B60896" w:rsidP="00521D4F">
            <w:pPr>
              <w:rPr>
                <w:i/>
                <w:iCs/>
              </w:rPr>
            </w:pPr>
            <w:r w:rsidRPr="009B11D1">
              <w:rPr>
                <w:i/>
                <w:iCs/>
              </w:rPr>
              <w:t>JSON</w:t>
            </w:r>
          </w:p>
        </w:tc>
      </w:tr>
      <w:tr w:rsidR="00B60896" w14:paraId="108C6428" w14:textId="77777777" w:rsidTr="00521D4F">
        <w:tc>
          <w:tcPr>
            <w:tcW w:w="2410" w:type="dxa"/>
          </w:tcPr>
          <w:p w14:paraId="7F814B77" w14:textId="77777777" w:rsidR="00B60896" w:rsidRPr="009B11D1" w:rsidRDefault="00B60896" w:rsidP="00521D4F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1E391FF9" w14:textId="77777777" w:rsidR="00B60896" w:rsidRPr="009B11D1" w:rsidRDefault="00B60896" w:rsidP="00521D4F">
            <w:pPr>
              <w:rPr>
                <w:i/>
                <w:iCs/>
              </w:rPr>
            </w:pPr>
          </w:p>
        </w:tc>
      </w:tr>
      <w:tr w:rsidR="00B60896" w14:paraId="52D65B9D" w14:textId="77777777" w:rsidTr="00521D4F">
        <w:tc>
          <w:tcPr>
            <w:tcW w:w="2410" w:type="dxa"/>
          </w:tcPr>
          <w:p w14:paraId="74EB1E0E" w14:textId="77777777" w:rsidR="00B60896" w:rsidRPr="009B11D1" w:rsidRDefault="00B60896" w:rsidP="00521D4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  <w:tc>
          <w:tcPr>
            <w:tcW w:w="5954" w:type="dxa"/>
          </w:tcPr>
          <w:p w14:paraId="69CF5AAC" w14:textId="71F193AA" w:rsidR="00B60896" w:rsidRPr="009B11D1" w:rsidRDefault="00B60896" w:rsidP="00521D4F">
            <w:pPr>
              <w:rPr>
                <w:i/>
                <w:iCs/>
              </w:rPr>
            </w:pPr>
            <w:r>
              <w:rPr>
                <w:i/>
                <w:iCs/>
              </w:rPr>
              <w:t>Forecast</w:t>
            </w:r>
          </w:p>
        </w:tc>
      </w:tr>
    </w:tbl>
    <w:p w14:paraId="167714DA" w14:textId="77777777" w:rsidR="009B11D1" w:rsidRPr="009B11D1" w:rsidRDefault="009B11D1" w:rsidP="009B11D1"/>
    <w:p w14:paraId="4356104A" w14:textId="77777777" w:rsidR="00200825" w:rsidRDefault="00200825" w:rsidP="00EB1971"/>
    <w:p w14:paraId="7B901C56" w14:textId="77777777" w:rsidR="00200825" w:rsidRDefault="00200825" w:rsidP="00EB1971"/>
    <w:p w14:paraId="01291F8E" w14:textId="17D8C8B3" w:rsidR="00200825" w:rsidRDefault="00200825" w:rsidP="00734A5F">
      <w:pPr>
        <w:pStyle w:val="Heading2"/>
        <w:ind w:left="851" w:hanging="425"/>
      </w:pPr>
      <w:bookmarkStart w:id="26" w:name="_Toc123685247"/>
      <w:r>
        <w:lastRenderedPageBreak/>
        <w:t>Train Model Service</w:t>
      </w:r>
      <w:bookmarkEnd w:id="26"/>
    </w:p>
    <w:p w14:paraId="72984B7F" w14:textId="77777777" w:rsidR="00347D38" w:rsidRPr="00347D38" w:rsidRDefault="00347D38" w:rsidP="00347D38"/>
    <w:p w14:paraId="3678D4E1" w14:textId="0D1C759D" w:rsidR="00347D38" w:rsidRDefault="00347D38" w:rsidP="00734A5F">
      <w:pPr>
        <w:pStyle w:val="Heading2"/>
        <w:ind w:left="851" w:hanging="425"/>
      </w:pPr>
      <w:bookmarkStart w:id="27" w:name="_Toc123685248"/>
      <w:r>
        <w:t>View/Insert/Update Client Parameters</w:t>
      </w:r>
      <w:bookmarkEnd w:id="27"/>
    </w:p>
    <w:p w14:paraId="3131B6BA" w14:textId="53E6383D" w:rsidR="00D554F5" w:rsidRDefault="00D554F5" w:rsidP="00D554F5">
      <w:pPr>
        <w:ind w:left="142" w:firstLine="284"/>
      </w:pPr>
      <w:r>
        <w:t>A client has a set of parameters</w:t>
      </w:r>
      <w:r w:rsidRPr="00D554F5">
        <w:t xml:space="preserve"> </w:t>
      </w:r>
      <w:r>
        <w:t>associated with his/her requests,</w:t>
      </w:r>
      <w:r w:rsidRPr="00D554F5">
        <w:t xml:space="preserve"> </w:t>
      </w:r>
      <w:r>
        <w:t xml:space="preserve">that are store in the backend database. These parameters can be viewed and updated. </w:t>
      </w:r>
    </w:p>
    <w:p w14:paraId="4208551A" w14:textId="21F3BB2A" w:rsidR="00D554F5" w:rsidRDefault="00D554F5" w:rsidP="00D554F5">
      <w:pPr>
        <w:ind w:left="142" w:firstLine="284"/>
      </w:pPr>
    </w:p>
    <w:p w14:paraId="1E5FFA2D" w14:textId="3A3FD8B3" w:rsidR="00D554F5" w:rsidRPr="00D554F5" w:rsidRDefault="00D554F5" w:rsidP="00D554F5">
      <w:pPr>
        <w:ind w:left="142" w:firstLine="284"/>
        <w:rPr>
          <w:b/>
          <w:bCs/>
          <w:i/>
          <w:iCs/>
        </w:rPr>
      </w:pPr>
      <w:r w:rsidRPr="00D554F5">
        <w:rPr>
          <w:b/>
          <w:bCs/>
          <w:i/>
          <w:iCs/>
        </w:rPr>
        <w:t>Known Information:</w:t>
      </w:r>
    </w:p>
    <w:p w14:paraId="54911C2F" w14:textId="50993E31" w:rsidR="00D554F5" w:rsidRDefault="00D554F5" w:rsidP="00D554F5">
      <w:pPr>
        <w:ind w:left="142" w:firstLine="284"/>
      </w:pPr>
      <w:r>
        <w:t>All clients have the same number and type of parameters which are already defined.</w:t>
      </w:r>
    </w:p>
    <w:p w14:paraId="54326C45" w14:textId="77777777" w:rsidR="00D554F5" w:rsidRDefault="00D554F5" w:rsidP="00D554F5">
      <w:pPr>
        <w:ind w:left="142" w:firstLine="284"/>
      </w:pPr>
    </w:p>
    <w:p w14:paraId="3E0AFA20" w14:textId="5B3BBAB6" w:rsidR="00347D38" w:rsidRPr="00D554F5" w:rsidRDefault="00D554F5" w:rsidP="00D554F5">
      <w:pPr>
        <w:ind w:left="142" w:firstLine="284"/>
        <w:rPr>
          <w:b/>
          <w:bCs/>
          <w:i/>
          <w:iCs/>
          <w:color w:val="C00000"/>
        </w:rPr>
      </w:pPr>
      <w:r w:rsidRPr="00D554F5">
        <w:rPr>
          <w:b/>
          <w:bCs/>
          <w:i/>
          <w:iCs/>
          <w:color w:val="C00000"/>
        </w:rPr>
        <w:t>The insertion process has not yet been defined.</w:t>
      </w:r>
    </w:p>
    <w:p w14:paraId="1D76BA5A" w14:textId="142429B8" w:rsidR="00D554F5" w:rsidRPr="00D554F5" w:rsidRDefault="00D554F5" w:rsidP="00D554F5">
      <w:pPr>
        <w:ind w:left="142" w:firstLine="284"/>
        <w:rPr>
          <w:b/>
          <w:bCs/>
          <w:i/>
          <w:iCs/>
          <w:color w:val="C00000"/>
        </w:rPr>
      </w:pPr>
      <w:r w:rsidRPr="00D554F5">
        <w:rPr>
          <w:b/>
          <w:bCs/>
          <w:i/>
          <w:iCs/>
          <w:color w:val="C00000"/>
        </w:rPr>
        <w:t>A client can have more than one store. If so, how does that impact the backend implementation?</w:t>
      </w:r>
    </w:p>
    <w:p w14:paraId="00F5AB14" w14:textId="7347D369" w:rsidR="00541803" w:rsidRDefault="00541803" w:rsidP="00541803">
      <w:pPr>
        <w:pStyle w:val="Heading3"/>
        <w:ind w:left="1276"/>
      </w:pPr>
      <w:bookmarkStart w:id="28" w:name="_Toc123685249"/>
      <w:r>
        <w:t>Update Client Parameters Flow</w:t>
      </w:r>
      <w:bookmarkEnd w:id="28"/>
    </w:p>
    <w:p w14:paraId="3040869C" w14:textId="33D524C6" w:rsidR="00347D38" w:rsidRDefault="004F69EB" w:rsidP="004F69EB">
      <w:pPr>
        <w:jc w:val="center"/>
      </w:pPr>
      <w:r>
        <w:rPr>
          <w:noProof/>
        </w:rPr>
        <w:drawing>
          <wp:inline distT="0" distB="0" distL="0" distR="0" wp14:anchorId="2CF9500B" wp14:editId="5925E7D1">
            <wp:extent cx="3523330" cy="20193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36" cy="203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9D71" w14:textId="1AB19990" w:rsidR="00DE2E09" w:rsidRDefault="00DE2E09" w:rsidP="00DE2E09">
      <w:pPr>
        <w:pStyle w:val="Caption"/>
        <w:jc w:val="center"/>
      </w:pPr>
      <w:r>
        <w:t xml:space="preserve">Figure </w:t>
      </w:r>
      <w:fldSimple w:instr=" SEQ Figure \* ARABIC ">
        <w:r w:rsidR="005F73A2">
          <w:rPr>
            <w:noProof/>
          </w:rPr>
          <w:t>4</w:t>
        </w:r>
      </w:fldSimple>
    </w:p>
    <w:p w14:paraId="574243DA" w14:textId="369E7FB9" w:rsidR="00DE2E09" w:rsidRDefault="00DE2E09" w:rsidP="004F69EB">
      <w:pPr>
        <w:jc w:val="center"/>
      </w:pPr>
      <w:r>
        <w:rPr>
          <w:noProof/>
        </w:rPr>
        <w:drawing>
          <wp:inline distT="0" distB="0" distL="0" distR="0" wp14:anchorId="69F4916F" wp14:editId="680A5305">
            <wp:extent cx="4219575" cy="260532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81" cy="262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AEDA" w14:textId="54EEA555" w:rsidR="00DE2E09" w:rsidRPr="00347D38" w:rsidRDefault="00DE2E09" w:rsidP="00DE2E09">
      <w:pPr>
        <w:pStyle w:val="Caption"/>
        <w:jc w:val="center"/>
      </w:pPr>
      <w:r>
        <w:t xml:space="preserve">Figure </w:t>
      </w:r>
      <w:fldSimple w:instr=" SEQ Figure \* ARABIC ">
        <w:r w:rsidR="005F73A2">
          <w:rPr>
            <w:noProof/>
          </w:rPr>
          <w:t>5</w:t>
        </w:r>
      </w:fldSimple>
    </w:p>
    <w:p w14:paraId="6138DAD7" w14:textId="307A512C" w:rsidR="00135373" w:rsidRDefault="00135373" w:rsidP="00135373">
      <w:pPr>
        <w:pStyle w:val="Heading1"/>
        <w:ind w:left="426" w:hanging="66"/>
      </w:pPr>
      <w:bookmarkStart w:id="29" w:name="_Toc123685250"/>
      <w:r>
        <w:t>Database</w:t>
      </w:r>
      <w:bookmarkEnd w:id="29"/>
    </w:p>
    <w:p w14:paraId="56DE5481" w14:textId="5F38C025" w:rsidR="002D2701" w:rsidRPr="00DA6FB0" w:rsidRDefault="002D2701" w:rsidP="002D2701">
      <w:pPr>
        <w:ind w:left="142" w:firstLine="284"/>
        <w:rPr>
          <w:sz w:val="20"/>
          <w:szCs w:val="20"/>
        </w:rPr>
      </w:pPr>
      <w:r>
        <w:rPr>
          <w:sz w:val="20"/>
          <w:szCs w:val="20"/>
        </w:rPr>
        <w:t xml:space="preserve">The backend uses a database to store information about clients, </w:t>
      </w:r>
      <w:proofErr w:type="gramStart"/>
      <w:r>
        <w:rPr>
          <w:sz w:val="20"/>
          <w:szCs w:val="20"/>
        </w:rPr>
        <w:t>models</w:t>
      </w:r>
      <w:proofErr w:type="gramEnd"/>
      <w:r>
        <w:rPr>
          <w:sz w:val="20"/>
          <w:szCs w:val="20"/>
        </w:rPr>
        <w:t xml:space="preserve"> and training tasks, among other things.</w:t>
      </w:r>
    </w:p>
    <w:p w14:paraId="495FF43A" w14:textId="77777777" w:rsidR="00200825" w:rsidRPr="00EB1971" w:rsidRDefault="00200825" w:rsidP="00EB1971"/>
    <w:p w14:paraId="40992919" w14:textId="50BAB45B" w:rsidR="00217CEE" w:rsidRDefault="00217CEE" w:rsidP="00217CEE">
      <w:pPr>
        <w:pStyle w:val="Heading1"/>
        <w:ind w:left="426" w:hanging="66"/>
      </w:pPr>
      <w:bookmarkStart w:id="30" w:name="_Toc123685251"/>
      <w:r>
        <w:lastRenderedPageBreak/>
        <w:t>Technical Choices and Technologies used for Development</w:t>
      </w:r>
      <w:bookmarkEnd w:id="30"/>
    </w:p>
    <w:p w14:paraId="433AC4B5" w14:textId="02753807" w:rsidR="00217CEE" w:rsidRPr="00DA6FB0" w:rsidRDefault="00300D7A" w:rsidP="00343119">
      <w:pPr>
        <w:ind w:left="142" w:firstLine="284"/>
        <w:rPr>
          <w:sz w:val="20"/>
          <w:szCs w:val="20"/>
        </w:rPr>
      </w:pPr>
      <w:r>
        <w:rPr>
          <w:sz w:val="20"/>
          <w:szCs w:val="20"/>
        </w:rPr>
        <w:t xml:space="preserve">Technical choices, restrictions and limitations, and technologies used to develop and integrate the </w:t>
      </w:r>
      <w:r w:rsidRPr="00300D7A">
        <w:rPr>
          <w:i/>
          <w:iCs/>
          <w:sz w:val="20"/>
          <w:szCs w:val="20"/>
        </w:rPr>
        <w:t>backend</w:t>
      </w:r>
      <w:r w:rsidRPr="00300D7A">
        <w:rPr>
          <w:sz w:val="20"/>
          <w:szCs w:val="20"/>
        </w:rPr>
        <w:t xml:space="preserve"> with the client </w:t>
      </w:r>
      <w:r>
        <w:rPr>
          <w:i/>
          <w:iCs/>
          <w:sz w:val="20"/>
          <w:szCs w:val="20"/>
        </w:rPr>
        <w:t>WFM</w:t>
      </w:r>
      <w:r>
        <w:rPr>
          <w:sz w:val="20"/>
          <w:szCs w:val="20"/>
        </w:rPr>
        <w:t>.</w:t>
      </w:r>
    </w:p>
    <w:p w14:paraId="4DC4A30A" w14:textId="2947F954" w:rsidR="004609A1" w:rsidRDefault="004609A1" w:rsidP="004609A1">
      <w:pPr>
        <w:pStyle w:val="Heading1"/>
        <w:ind w:left="426" w:hanging="66"/>
      </w:pPr>
      <w:bookmarkStart w:id="31" w:name="_Toc123685252"/>
      <w:r>
        <w:t>Security/Privacy</w:t>
      </w:r>
      <w:bookmarkEnd w:id="31"/>
    </w:p>
    <w:p w14:paraId="53CC10F8" w14:textId="7402D2D2" w:rsidR="00343119" w:rsidRDefault="00343119" w:rsidP="00343119">
      <w:pPr>
        <w:ind w:left="142" w:firstLine="284"/>
        <w:rPr>
          <w:sz w:val="20"/>
          <w:szCs w:val="20"/>
        </w:rPr>
      </w:pPr>
      <w:r>
        <w:rPr>
          <w:sz w:val="20"/>
          <w:szCs w:val="20"/>
        </w:rPr>
        <w:t>Architecture overview…</w:t>
      </w:r>
    </w:p>
    <w:p w14:paraId="6BF0DDC2" w14:textId="707EC366" w:rsidR="00343119" w:rsidRDefault="00343119" w:rsidP="00343119">
      <w:pPr>
        <w:pStyle w:val="Heading1"/>
        <w:ind w:left="426" w:hanging="66"/>
      </w:pPr>
      <w:bookmarkStart w:id="32" w:name="_Toc123685253"/>
      <w:r>
        <w:t>Other</w:t>
      </w:r>
      <w:bookmarkEnd w:id="32"/>
    </w:p>
    <w:p w14:paraId="2B5EB920" w14:textId="00FCFEDF" w:rsidR="00343119" w:rsidRPr="00DA6FB0" w:rsidRDefault="00343119" w:rsidP="00343119">
      <w:pPr>
        <w:ind w:left="142" w:firstLine="284"/>
        <w:rPr>
          <w:sz w:val="20"/>
          <w:szCs w:val="20"/>
        </w:rPr>
      </w:pPr>
      <w:r>
        <w:rPr>
          <w:sz w:val="20"/>
          <w:szCs w:val="20"/>
        </w:rPr>
        <w:t>…</w:t>
      </w:r>
    </w:p>
    <w:sectPr w:rsidR="00343119" w:rsidRPr="00DA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José Duarte" w:date="2023-01-03T13:50:00Z" w:initials="JD">
    <w:p w14:paraId="4BE847E2" w14:textId="77777777" w:rsidR="00145063" w:rsidRDefault="00145063" w:rsidP="00C154CB">
      <w:pPr>
        <w:pStyle w:val="CommentText"/>
        <w:jc w:val="left"/>
      </w:pPr>
      <w:r>
        <w:rPr>
          <w:rStyle w:val="CommentReference"/>
        </w:rPr>
        <w:annotationRef/>
      </w:r>
      <w:r>
        <w:rPr>
          <w:color w:val="00B050"/>
        </w:rPr>
        <w:t>Some restrictions may apply. This is the place where restrictions should be presented and discussed.</w:t>
      </w:r>
    </w:p>
  </w:comment>
  <w:comment w:id="6" w:author="José Duarte" w:date="2023-01-08T21:56:00Z" w:initials="JD">
    <w:p w14:paraId="0F756C25" w14:textId="77777777" w:rsidR="00C27FBF" w:rsidRDefault="00C27FBF" w:rsidP="00456050">
      <w:pPr>
        <w:pStyle w:val="CommentText"/>
        <w:jc w:val="left"/>
      </w:pPr>
      <w:r>
        <w:rPr>
          <w:rStyle w:val="CommentReference"/>
        </w:rPr>
        <w:annotationRef/>
      </w:r>
      <w:r>
        <w:t>Defined this.</w:t>
      </w:r>
    </w:p>
  </w:comment>
  <w:comment w:id="7" w:author="José Duarte" w:date="2023-01-08T21:59:00Z" w:initials="JD">
    <w:p w14:paraId="2BAF9D39" w14:textId="77777777" w:rsidR="00C27FBF" w:rsidRDefault="00C27FBF" w:rsidP="007C04DF">
      <w:pPr>
        <w:pStyle w:val="CommentText"/>
        <w:jc w:val="left"/>
      </w:pPr>
      <w:r>
        <w:rPr>
          <w:rStyle w:val="CommentReference"/>
        </w:rPr>
        <w:annotationRef/>
      </w:r>
      <w:r>
        <w:t>Real-time predictions (on-demand predictions): Predictions are generated in real-time using the input data that is available at the time of the request?</w:t>
      </w:r>
    </w:p>
  </w:comment>
  <w:comment w:id="8" w:author="José Duarte" w:date="2023-01-08T16:15:00Z" w:initials="JD">
    <w:p w14:paraId="4B0EB409" w14:textId="1C151D74" w:rsidR="00F81A9A" w:rsidRDefault="00F81A9A" w:rsidP="007826DA">
      <w:pPr>
        <w:pStyle w:val="CommentText"/>
        <w:jc w:val="left"/>
      </w:pPr>
      <w:r>
        <w:rPr>
          <w:rStyle w:val="CommentReference"/>
        </w:rPr>
        <w:annotationRef/>
      </w:r>
      <w:r>
        <w:t>Data collection and data quality verification are essential to achieving business goals and to the ML process. Data requirements should be defined (established) and documented as well, as it becomes a foundation for data quality assurance during the operational phase of the ML project.</w:t>
      </w:r>
    </w:p>
  </w:comment>
  <w:comment w:id="10" w:author="José Duarte" w:date="2023-01-03T13:50:00Z" w:initials="JD">
    <w:p w14:paraId="7EF614C3" w14:textId="56EC3A79" w:rsidR="00DB39B4" w:rsidRDefault="00DB39B4" w:rsidP="00DB39B4">
      <w:pPr>
        <w:pStyle w:val="CommentText"/>
        <w:jc w:val="left"/>
      </w:pPr>
      <w:r>
        <w:rPr>
          <w:rStyle w:val="CommentReference"/>
        </w:rPr>
        <w:annotationRef/>
      </w:r>
      <w:r>
        <w:rPr>
          <w:color w:val="00B050"/>
        </w:rPr>
        <w:t>Some assumptions may apply. This is the place where assumptions should be presented and discussed.</w:t>
      </w:r>
    </w:p>
  </w:comment>
  <w:comment w:id="14" w:author="José Duarte" w:date="2023-01-09T22:33:00Z" w:initials="JD">
    <w:p w14:paraId="685B6458" w14:textId="77777777" w:rsidR="00C96FE0" w:rsidRDefault="00C96FE0" w:rsidP="00157034">
      <w:pPr>
        <w:pStyle w:val="CommentText"/>
        <w:jc w:val="left"/>
      </w:pPr>
      <w:r>
        <w:rPr>
          <w:rStyle w:val="CommentReference"/>
        </w:rPr>
        <w:annotationRef/>
      </w:r>
      <w:r>
        <w:t>Microservices with a REST API to serve online predictions.</w:t>
      </w:r>
    </w:p>
  </w:comment>
  <w:comment w:id="20" w:author="José Duarte" w:date="2023-01-08T22:58:00Z" w:initials="JD">
    <w:p w14:paraId="5470719E" w14:textId="5642B0A7" w:rsidR="0011488F" w:rsidRDefault="0011488F" w:rsidP="00251959">
      <w:pPr>
        <w:pStyle w:val="CommentText"/>
        <w:jc w:val="left"/>
      </w:pPr>
      <w:r>
        <w:rPr>
          <w:rStyle w:val="CommentReference"/>
        </w:rPr>
        <w:annotationRef/>
      </w:r>
      <w:r>
        <w:t>Add the REST API info to the figure.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E847E2" w15:done="0"/>
  <w15:commentEx w15:paraId="0F756C25" w15:done="0"/>
  <w15:commentEx w15:paraId="2BAF9D39" w15:done="0"/>
  <w15:commentEx w15:paraId="4B0EB409" w15:done="0"/>
  <w15:commentEx w15:paraId="7EF614C3" w15:done="0"/>
  <w15:commentEx w15:paraId="685B6458" w15:done="0"/>
  <w15:commentEx w15:paraId="547071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5EB11B" w16cex:dateUtc="2023-01-03T13:50:00Z"/>
  <w16cex:commentExtensible w16cex:durableId="2765BA99" w16cex:dateUtc="2023-01-08T21:56:00Z"/>
  <w16cex:commentExtensible w16cex:durableId="2765BB49" w16cex:dateUtc="2023-01-08T21:59:00Z"/>
  <w16cex:commentExtensible w16cex:durableId="27656ABF" w16cex:dateUtc="2023-01-08T16:15:00Z"/>
  <w16cex:commentExtensible w16cex:durableId="275EB12A" w16cex:dateUtc="2023-01-03T13:50:00Z"/>
  <w16cex:commentExtensible w16cex:durableId="276714CC" w16cex:dateUtc="2023-01-09T22:33:00Z"/>
  <w16cex:commentExtensible w16cex:durableId="2765C932" w16cex:dateUtc="2023-01-08T2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E847E2" w16cid:durableId="275EB11B"/>
  <w16cid:commentId w16cid:paraId="0F756C25" w16cid:durableId="2765BA99"/>
  <w16cid:commentId w16cid:paraId="2BAF9D39" w16cid:durableId="2765BB49"/>
  <w16cid:commentId w16cid:paraId="4B0EB409" w16cid:durableId="27656ABF"/>
  <w16cid:commentId w16cid:paraId="7EF614C3" w16cid:durableId="275EB12A"/>
  <w16cid:commentId w16cid:paraId="685B6458" w16cid:durableId="276714CC"/>
  <w16cid:commentId w16cid:paraId="5470719E" w16cid:durableId="2765C9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EFEA2" w14:textId="77777777" w:rsidR="003B413F" w:rsidRDefault="003B413F" w:rsidP="002E0F6C">
      <w:r>
        <w:separator/>
      </w:r>
    </w:p>
  </w:endnote>
  <w:endnote w:type="continuationSeparator" w:id="0">
    <w:p w14:paraId="62A4A32F" w14:textId="77777777" w:rsidR="003B413F" w:rsidRDefault="003B413F" w:rsidP="002E0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93CBD" w14:textId="77777777" w:rsidR="003B413F" w:rsidRDefault="003B413F" w:rsidP="002E0F6C">
      <w:r>
        <w:separator/>
      </w:r>
    </w:p>
  </w:footnote>
  <w:footnote w:type="continuationSeparator" w:id="0">
    <w:p w14:paraId="6A04E885" w14:textId="77777777" w:rsidR="003B413F" w:rsidRDefault="003B413F" w:rsidP="002E0F6C">
      <w:r>
        <w:continuationSeparator/>
      </w:r>
    </w:p>
  </w:footnote>
  <w:footnote w:id="1">
    <w:p w14:paraId="67F79153" w14:textId="53F8356E" w:rsidR="002E0F6C" w:rsidRDefault="002E0F6C">
      <w:pPr>
        <w:pStyle w:val="FootnoteText"/>
      </w:pPr>
      <w:r>
        <w:rPr>
          <w:rStyle w:val="FootnoteReference"/>
        </w:rPr>
        <w:footnoteRef/>
      </w:r>
      <w:r>
        <w:t xml:space="preserve"> R</w:t>
      </w:r>
      <w:r w:rsidRPr="002E0F6C">
        <w:t>etraining</w:t>
      </w:r>
      <w:r>
        <w:t xml:space="preserve"> and monitoring model accuracy decay were not considered.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7475"/>
    <w:multiLevelType w:val="hybridMultilevel"/>
    <w:tmpl w:val="14BA84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9E6"/>
    <w:multiLevelType w:val="hybridMultilevel"/>
    <w:tmpl w:val="5C269AB0"/>
    <w:lvl w:ilvl="0" w:tplc="F3128AB6">
      <w:start w:val="1"/>
      <w:numFmt w:val="decimal"/>
      <w:lvlText w:val="2.%1.1"/>
      <w:lvlJc w:val="right"/>
      <w:pPr>
        <w:ind w:left="720" w:hanging="15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845C9"/>
    <w:multiLevelType w:val="hybridMultilevel"/>
    <w:tmpl w:val="69B25828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7707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80E2622"/>
    <w:multiLevelType w:val="hybridMultilevel"/>
    <w:tmpl w:val="61766988"/>
    <w:lvl w:ilvl="0" w:tplc="42146C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96C67"/>
    <w:multiLevelType w:val="hybridMultilevel"/>
    <w:tmpl w:val="E13A265C"/>
    <w:lvl w:ilvl="0" w:tplc="0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C5970E1"/>
    <w:multiLevelType w:val="hybridMultilevel"/>
    <w:tmpl w:val="6652E16E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04CA1"/>
    <w:multiLevelType w:val="hybridMultilevel"/>
    <w:tmpl w:val="27AC3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16B7F"/>
    <w:multiLevelType w:val="hybridMultilevel"/>
    <w:tmpl w:val="B238A932"/>
    <w:lvl w:ilvl="0" w:tplc="6F0E07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C5B87"/>
    <w:multiLevelType w:val="hybridMultilevel"/>
    <w:tmpl w:val="242647B2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5344">
    <w:abstractNumId w:val="3"/>
  </w:num>
  <w:num w:numId="2" w16cid:durableId="2096707933">
    <w:abstractNumId w:val="8"/>
  </w:num>
  <w:num w:numId="3" w16cid:durableId="1126700300">
    <w:abstractNumId w:val="1"/>
  </w:num>
  <w:num w:numId="4" w16cid:durableId="2031908063">
    <w:abstractNumId w:val="1"/>
    <w:lvlOverride w:ilvl="0">
      <w:startOverride w:val="1"/>
    </w:lvlOverride>
  </w:num>
  <w:num w:numId="5" w16cid:durableId="262694119">
    <w:abstractNumId w:val="2"/>
  </w:num>
  <w:num w:numId="6" w16cid:durableId="1697268426">
    <w:abstractNumId w:val="9"/>
  </w:num>
  <w:num w:numId="7" w16cid:durableId="1813595239">
    <w:abstractNumId w:val="6"/>
  </w:num>
  <w:num w:numId="8" w16cid:durableId="968170254">
    <w:abstractNumId w:val="0"/>
  </w:num>
  <w:num w:numId="9" w16cid:durableId="770709674">
    <w:abstractNumId w:val="7"/>
  </w:num>
  <w:num w:numId="10" w16cid:durableId="1628319178">
    <w:abstractNumId w:val="5"/>
  </w:num>
  <w:num w:numId="11" w16cid:durableId="135719806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sé Duarte">
    <w15:presenceInfo w15:providerId="None" w15:userId="José Duart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066EE"/>
    <w:rsid w:val="00013931"/>
    <w:rsid w:val="000A42C6"/>
    <w:rsid w:val="000D08F9"/>
    <w:rsid w:val="000E651C"/>
    <w:rsid w:val="000F19B8"/>
    <w:rsid w:val="00103DD2"/>
    <w:rsid w:val="0011488F"/>
    <w:rsid w:val="00123CCF"/>
    <w:rsid w:val="00135373"/>
    <w:rsid w:val="00145063"/>
    <w:rsid w:val="00174C58"/>
    <w:rsid w:val="00175B97"/>
    <w:rsid w:val="0018403D"/>
    <w:rsid w:val="00192811"/>
    <w:rsid w:val="001A0C0D"/>
    <w:rsid w:val="001C66E4"/>
    <w:rsid w:val="00200825"/>
    <w:rsid w:val="00205CB3"/>
    <w:rsid w:val="002118F8"/>
    <w:rsid w:val="00214C58"/>
    <w:rsid w:val="00217CEE"/>
    <w:rsid w:val="0026165D"/>
    <w:rsid w:val="00280FB1"/>
    <w:rsid w:val="00285873"/>
    <w:rsid w:val="0028661E"/>
    <w:rsid w:val="002902E3"/>
    <w:rsid w:val="00295B52"/>
    <w:rsid w:val="002B58AB"/>
    <w:rsid w:val="002C51FA"/>
    <w:rsid w:val="002C60CC"/>
    <w:rsid w:val="002D2701"/>
    <w:rsid w:val="002E010F"/>
    <w:rsid w:val="002E0F6C"/>
    <w:rsid w:val="00300D7A"/>
    <w:rsid w:val="0031433E"/>
    <w:rsid w:val="0033796D"/>
    <w:rsid w:val="00343119"/>
    <w:rsid w:val="00347D38"/>
    <w:rsid w:val="003746E9"/>
    <w:rsid w:val="003844D5"/>
    <w:rsid w:val="00390A08"/>
    <w:rsid w:val="00395AD3"/>
    <w:rsid w:val="003A4244"/>
    <w:rsid w:val="003A4CD6"/>
    <w:rsid w:val="003B413F"/>
    <w:rsid w:val="003E38FE"/>
    <w:rsid w:val="0040017B"/>
    <w:rsid w:val="004002A0"/>
    <w:rsid w:val="00437FA9"/>
    <w:rsid w:val="00460656"/>
    <w:rsid w:val="004609A1"/>
    <w:rsid w:val="00476F96"/>
    <w:rsid w:val="004A10B5"/>
    <w:rsid w:val="004C101C"/>
    <w:rsid w:val="004F6383"/>
    <w:rsid w:val="004F69EB"/>
    <w:rsid w:val="00541803"/>
    <w:rsid w:val="00543F92"/>
    <w:rsid w:val="00560570"/>
    <w:rsid w:val="00584385"/>
    <w:rsid w:val="005B65CC"/>
    <w:rsid w:val="005B7A6E"/>
    <w:rsid w:val="005D2F16"/>
    <w:rsid w:val="005E28AA"/>
    <w:rsid w:val="005F73A2"/>
    <w:rsid w:val="0061285B"/>
    <w:rsid w:val="00666005"/>
    <w:rsid w:val="006B649E"/>
    <w:rsid w:val="006D25CD"/>
    <w:rsid w:val="006E072B"/>
    <w:rsid w:val="00721F10"/>
    <w:rsid w:val="00734A5F"/>
    <w:rsid w:val="00737B0A"/>
    <w:rsid w:val="007856E6"/>
    <w:rsid w:val="007A0D6C"/>
    <w:rsid w:val="007B3178"/>
    <w:rsid w:val="007C4F1E"/>
    <w:rsid w:val="007C7EEB"/>
    <w:rsid w:val="007D7B1C"/>
    <w:rsid w:val="007E11ED"/>
    <w:rsid w:val="008004A0"/>
    <w:rsid w:val="00816DED"/>
    <w:rsid w:val="0082182F"/>
    <w:rsid w:val="008A64A4"/>
    <w:rsid w:val="008B2020"/>
    <w:rsid w:val="00900E03"/>
    <w:rsid w:val="0092575C"/>
    <w:rsid w:val="00942263"/>
    <w:rsid w:val="00955BCF"/>
    <w:rsid w:val="0097660D"/>
    <w:rsid w:val="00983ECD"/>
    <w:rsid w:val="00984AFA"/>
    <w:rsid w:val="009A7FB8"/>
    <w:rsid w:val="009B11D1"/>
    <w:rsid w:val="009F5D6F"/>
    <w:rsid w:val="00A1430E"/>
    <w:rsid w:val="00A32FDF"/>
    <w:rsid w:val="00A67138"/>
    <w:rsid w:val="00A7161E"/>
    <w:rsid w:val="00AD5DCA"/>
    <w:rsid w:val="00B07A62"/>
    <w:rsid w:val="00B60896"/>
    <w:rsid w:val="00B623B4"/>
    <w:rsid w:val="00B67DED"/>
    <w:rsid w:val="00BD14C6"/>
    <w:rsid w:val="00BD1C7F"/>
    <w:rsid w:val="00C20472"/>
    <w:rsid w:val="00C260AC"/>
    <w:rsid w:val="00C27FBF"/>
    <w:rsid w:val="00C36F9F"/>
    <w:rsid w:val="00C75AA9"/>
    <w:rsid w:val="00C96FE0"/>
    <w:rsid w:val="00CA74A9"/>
    <w:rsid w:val="00CB480D"/>
    <w:rsid w:val="00CE2A62"/>
    <w:rsid w:val="00D554F5"/>
    <w:rsid w:val="00D91880"/>
    <w:rsid w:val="00D92243"/>
    <w:rsid w:val="00DA6FB0"/>
    <w:rsid w:val="00DB39B4"/>
    <w:rsid w:val="00DE2E09"/>
    <w:rsid w:val="00DF357E"/>
    <w:rsid w:val="00E118B3"/>
    <w:rsid w:val="00E22221"/>
    <w:rsid w:val="00E32D22"/>
    <w:rsid w:val="00EB0A7C"/>
    <w:rsid w:val="00EB1971"/>
    <w:rsid w:val="00EC1E48"/>
    <w:rsid w:val="00EE745D"/>
    <w:rsid w:val="00EF21BA"/>
    <w:rsid w:val="00F00C6C"/>
    <w:rsid w:val="00F206BD"/>
    <w:rsid w:val="00F30B43"/>
    <w:rsid w:val="00F81A9A"/>
    <w:rsid w:val="00F90412"/>
    <w:rsid w:val="00F9369D"/>
    <w:rsid w:val="00FA64EF"/>
    <w:rsid w:val="00FB4FC7"/>
    <w:rsid w:val="00FB5C6A"/>
    <w:rsid w:val="00FE164C"/>
    <w:rsid w:val="00FE2F21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3D4"/>
  <w15:chartTrackingRefBased/>
  <w15:docId w15:val="{B2C4C2EC-5F38-4B50-8385-EC426D0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A9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96D"/>
    <w:pPr>
      <w:keepNext/>
      <w:keepLines/>
      <w:numPr>
        <w:numId w:val="1"/>
      </w:numPr>
      <w:spacing w:before="240" w:after="120"/>
      <w:outlineLvl w:val="0"/>
    </w:pPr>
    <w:rPr>
      <w:rFonts w:eastAsiaTheme="majorEastAsia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97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178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7138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97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97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97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97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97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6D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1971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3178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205CB3"/>
    <w:pPr>
      <w:ind w:left="720"/>
      <w:contextualSpacing/>
    </w:pPr>
  </w:style>
  <w:style w:type="table" w:styleId="TableGrid">
    <w:name w:val="Table Grid"/>
    <w:basedOn w:val="TableNormal"/>
    <w:uiPriority w:val="39"/>
    <w:rsid w:val="000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07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67138"/>
    <w:rPr>
      <w:rFonts w:ascii="Times New Roman" w:eastAsiaTheme="majorEastAsia" w:hAnsi="Times New Roman" w:cstheme="majorBidi"/>
      <w:i/>
      <w:iCs/>
    </w:rPr>
  </w:style>
  <w:style w:type="character" w:styleId="Hyperlink">
    <w:name w:val="Hyperlink"/>
    <w:basedOn w:val="DefaultParagraphFont"/>
    <w:uiPriority w:val="99"/>
    <w:unhideWhenUsed/>
    <w:rsid w:val="00DA6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6FB0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3796D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3796D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1450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50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506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0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063"/>
    <w:rPr>
      <w:rFonts w:ascii="Times New Roman" w:hAnsi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42C6"/>
    <w:pPr>
      <w:spacing w:before="80"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0F6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0F6C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0F6C"/>
    <w:rPr>
      <w:vertAlign w:val="superscript"/>
    </w:rPr>
  </w:style>
  <w:style w:type="paragraph" w:styleId="Revision">
    <w:name w:val="Revision"/>
    <w:hidden/>
    <w:uiPriority w:val="99"/>
    <w:semiHidden/>
    <w:rsid w:val="00955BCF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2B58AB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97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97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97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9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9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904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041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373FA-8982-48BF-8F40-7AE975F80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6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Duarte</dc:creator>
  <cp:keywords/>
  <dc:description/>
  <cp:lastModifiedBy>José Duarte</cp:lastModifiedBy>
  <cp:revision>342</cp:revision>
  <cp:lastPrinted>2023-01-04T00:40:00Z</cp:lastPrinted>
  <dcterms:created xsi:type="dcterms:W3CDTF">2022-12-22T19:48:00Z</dcterms:created>
  <dcterms:modified xsi:type="dcterms:W3CDTF">2023-01-09T22:33:00Z</dcterms:modified>
</cp:coreProperties>
</file>