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50F67" w14:textId="2FAE74A5" w:rsidR="005E28AA" w:rsidRPr="004B00FE" w:rsidRDefault="00CA74A9" w:rsidP="008100E5">
      <w:pPr>
        <w:spacing w:after="120"/>
        <w:jc w:val="center"/>
        <w:rPr>
          <w:b/>
          <w:bCs/>
          <w:i/>
          <w:iCs/>
          <w:sz w:val="28"/>
          <w:szCs w:val="28"/>
        </w:rPr>
      </w:pPr>
      <w:r w:rsidRPr="004B00FE">
        <w:rPr>
          <w:b/>
          <w:bCs/>
          <w:i/>
          <w:iCs/>
          <w:sz w:val="28"/>
          <w:szCs w:val="28"/>
        </w:rPr>
        <w:t>Backend API</w:t>
      </w:r>
      <w:r w:rsidR="00E9563C">
        <w:rPr>
          <w:b/>
          <w:bCs/>
          <w:i/>
          <w:iCs/>
          <w:sz w:val="28"/>
          <w:szCs w:val="28"/>
        </w:rPr>
        <w:t xml:space="preserve"> Version </w:t>
      </w:r>
      <w:r w:rsidR="002B7A1E">
        <w:rPr>
          <w:b/>
          <w:bCs/>
          <w:i/>
          <w:iCs/>
          <w:sz w:val="28"/>
          <w:szCs w:val="28"/>
        </w:rPr>
        <w:t>3</w:t>
      </w:r>
      <w:r w:rsidR="00E9563C">
        <w:rPr>
          <w:b/>
          <w:bCs/>
          <w:i/>
          <w:iCs/>
          <w:sz w:val="28"/>
          <w:szCs w:val="28"/>
        </w:rPr>
        <w:t>.0</w:t>
      </w:r>
      <w:r w:rsidRPr="004B00FE">
        <w:rPr>
          <w:b/>
          <w:bCs/>
          <w:i/>
          <w:iCs/>
          <w:sz w:val="28"/>
          <w:szCs w:val="28"/>
        </w:rPr>
        <w:t xml:space="preserve"> Specification</w:t>
      </w:r>
    </w:p>
    <w:p w14:paraId="31359961" w14:textId="5193F899" w:rsidR="00CA74A9" w:rsidRPr="001A3669" w:rsidRDefault="00390A08" w:rsidP="00E22221">
      <w:pPr>
        <w:jc w:val="center"/>
        <w:rPr>
          <w:i/>
          <w:iCs/>
          <w:sz w:val="18"/>
          <w:szCs w:val="18"/>
        </w:rPr>
      </w:pPr>
      <w:r w:rsidRPr="001A3669">
        <w:rPr>
          <w:i/>
          <w:iCs/>
          <w:sz w:val="18"/>
          <w:szCs w:val="18"/>
        </w:rPr>
        <w:t xml:space="preserve">Initial </w:t>
      </w:r>
      <w:r w:rsidR="00E22221" w:rsidRPr="001A3669">
        <w:rPr>
          <w:i/>
          <w:iCs/>
          <w:sz w:val="18"/>
          <w:szCs w:val="18"/>
        </w:rPr>
        <w:t xml:space="preserve">Draft Version </w:t>
      </w:r>
      <w:r w:rsidR="002B7A1E">
        <w:rPr>
          <w:i/>
          <w:iCs/>
          <w:sz w:val="18"/>
          <w:szCs w:val="18"/>
        </w:rPr>
        <w:t>3</w:t>
      </w:r>
      <w:r w:rsidR="00E22221" w:rsidRPr="001A3669">
        <w:rPr>
          <w:i/>
          <w:iCs/>
          <w:sz w:val="18"/>
          <w:szCs w:val="18"/>
        </w:rPr>
        <w:t>.0</w:t>
      </w:r>
    </w:p>
    <w:p w14:paraId="5A351E4F" w14:textId="77777777" w:rsidR="00C36F9F" w:rsidRDefault="00C36F9F" w:rsidP="00E22221">
      <w:pPr>
        <w:jc w:val="center"/>
        <w:rPr>
          <w:i/>
          <w:iCs/>
          <w:szCs w:val="20"/>
        </w:rPr>
      </w:pPr>
    </w:p>
    <w:p w14:paraId="13BA73A3" w14:textId="31527143" w:rsidR="00E22221" w:rsidRDefault="00C36F9F" w:rsidP="00943346">
      <w:pPr>
        <w:spacing w:before="240"/>
        <w:rPr>
          <w:i/>
          <w:iCs/>
          <w:szCs w:val="20"/>
        </w:rPr>
      </w:pPr>
      <w:r>
        <w:rPr>
          <w:i/>
          <w:iCs/>
          <w:szCs w:val="20"/>
        </w:rPr>
        <w:t xml:space="preserve">Author: </w:t>
      </w:r>
      <w:r w:rsidR="000829A4">
        <w:rPr>
          <w:i/>
          <w:iCs/>
          <w:szCs w:val="20"/>
        </w:rPr>
        <w:tab/>
      </w:r>
      <w:r w:rsidR="00943346">
        <w:rPr>
          <w:i/>
          <w:iCs/>
          <w:szCs w:val="20"/>
        </w:rPr>
        <w:tab/>
      </w:r>
      <w:proofErr w:type="spellStart"/>
      <w:r>
        <w:rPr>
          <w:i/>
          <w:iCs/>
          <w:szCs w:val="20"/>
        </w:rPr>
        <w:t>jd</w:t>
      </w:r>
      <w:proofErr w:type="spellEnd"/>
    </w:p>
    <w:p w14:paraId="4A5C7545" w14:textId="5D7EA4C7" w:rsidR="00FA64EF" w:rsidRDefault="000829A4" w:rsidP="00943346">
      <w:pPr>
        <w:spacing w:after="240"/>
        <w:rPr>
          <w:i/>
          <w:iCs/>
          <w:szCs w:val="20"/>
        </w:rPr>
      </w:pPr>
      <w:r>
        <w:rPr>
          <w:i/>
          <w:iCs/>
          <w:szCs w:val="20"/>
        </w:rPr>
        <w:t xml:space="preserve">Last </w:t>
      </w:r>
      <w:r w:rsidR="003842F3">
        <w:rPr>
          <w:i/>
          <w:iCs/>
          <w:szCs w:val="20"/>
        </w:rPr>
        <w:t>reviewed</w:t>
      </w:r>
      <w:r w:rsidR="00FA64EF">
        <w:rPr>
          <w:i/>
          <w:iCs/>
          <w:szCs w:val="20"/>
        </w:rPr>
        <w:t xml:space="preserve">: </w:t>
      </w:r>
      <w:r w:rsidR="00943346">
        <w:rPr>
          <w:i/>
          <w:iCs/>
          <w:szCs w:val="20"/>
        </w:rPr>
        <w:tab/>
      </w:r>
      <w:r w:rsidR="00A9088D">
        <w:rPr>
          <w:i/>
          <w:iCs/>
          <w:szCs w:val="20"/>
        </w:rPr>
        <w:t>June</w:t>
      </w:r>
      <w:r w:rsidR="00FA64EF">
        <w:rPr>
          <w:i/>
          <w:iCs/>
          <w:szCs w:val="20"/>
        </w:rPr>
        <w:t xml:space="preserve"> </w:t>
      </w:r>
      <w:r w:rsidR="00613744">
        <w:rPr>
          <w:i/>
          <w:iCs/>
          <w:szCs w:val="20"/>
        </w:rPr>
        <w:t>0</w:t>
      </w:r>
      <w:r w:rsidR="00A9088D">
        <w:rPr>
          <w:i/>
          <w:iCs/>
          <w:szCs w:val="20"/>
        </w:rPr>
        <w:t>4</w:t>
      </w:r>
      <w:r w:rsidR="00FA64EF">
        <w:rPr>
          <w:i/>
          <w:iCs/>
          <w:szCs w:val="20"/>
        </w:rPr>
        <w:t>, 202</w:t>
      </w:r>
      <w:r w:rsidR="00613744">
        <w:rPr>
          <w:i/>
          <w:iCs/>
          <w:szCs w:val="20"/>
        </w:rPr>
        <w:t>3</w:t>
      </w:r>
    </w:p>
    <w:sdt>
      <w:sdtPr>
        <w:rPr>
          <w:rFonts w:eastAsiaTheme="minorHAnsi" w:cstheme="minorBidi"/>
          <w:i w:val="0"/>
          <w:szCs w:val="22"/>
          <w:lang w:val="en-GB"/>
        </w:rPr>
        <w:id w:val="-19399809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DA859F" w14:textId="0A8F95DA" w:rsidR="00265479" w:rsidRPr="00165E4B" w:rsidRDefault="00265479" w:rsidP="00265479">
          <w:pPr>
            <w:pStyle w:val="Cabealhodondice"/>
            <w:spacing w:after="120"/>
            <w:rPr>
              <w:rFonts w:cs="Times New Roman"/>
              <w:b/>
              <w:bCs/>
              <w:sz w:val="28"/>
              <w:szCs w:val="28"/>
            </w:rPr>
          </w:pPr>
          <w:r w:rsidRPr="00165E4B">
            <w:rPr>
              <w:rFonts w:cs="Times New Roman"/>
              <w:b/>
              <w:bCs/>
              <w:sz w:val="28"/>
              <w:szCs w:val="28"/>
            </w:rPr>
            <w:t>Table of Contents</w:t>
          </w:r>
        </w:p>
        <w:p w14:paraId="6E6F500A" w14:textId="4BB59B1B" w:rsidR="00A9088D" w:rsidRDefault="00265479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r w:rsidRPr="00265479">
            <w:rPr>
              <w:szCs w:val="20"/>
            </w:rPr>
            <w:fldChar w:fldCharType="begin"/>
          </w:r>
          <w:r w:rsidRPr="00265479">
            <w:rPr>
              <w:szCs w:val="20"/>
            </w:rPr>
            <w:instrText xml:space="preserve"> TOC \o "1-3" \h \z \u </w:instrText>
          </w:r>
          <w:r w:rsidRPr="00265479">
            <w:rPr>
              <w:szCs w:val="20"/>
            </w:rPr>
            <w:fldChar w:fldCharType="separate"/>
          </w:r>
          <w:hyperlink w:anchor="_Toc136795649" w:history="1">
            <w:r w:rsidR="00A9088D" w:rsidRPr="00541E71">
              <w:rPr>
                <w:rStyle w:val="Hiperligao"/>
                <w:noProof/>
              </w:rPr>
              <w:t>1.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Document Objectives and Purpose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_Toc136795649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1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3F5E90CF" w14:textId="4E91CAC3" w:rsidR="00A9088D" w:rsidRDefault="00A9088D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0" w:history="1">
            <w:r w:rsidRPr="00541E71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634BC" w14:textId="6DD97A30" w:rsidR="00A9088D" w:rsidRDefault="00A9088D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1" w:history="1">
            <w:r w:rsidRPr="00541E71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1DA79" w14:textId="26B5CD05" w:rsidR="00A9088D" w:rsidRDefault="00A9088D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2" w:history="1">
            <w:r w:rsidRPr="00541E71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Forecast Service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74D6B" w14:textId="302187AC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3" w:history="1">
            <w:r w:rsidRPr="00541E71">
              <w:rPr>
                <w:rStyle w:val="Hiperliga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/api/v1/models/{</w:t>
            </w:r>
            <w:r w:rsidRPr="00541E71">
              <w:rPr>
                <w:rStyle w:val="Hiperligao"/>
                <w:i/>
                <w:iCs/>
                <w:noProof/>
              </w:rPr>
              <w:t>model_id</w:t>
            </w:r>
            <w:r w:rsidRPr="00541E71">
              <w:rPr>
                <w:rStyle w:val="Hiperligao"/>
                <w:noProof/>
              </w:rPr>
              <w:t>}/forecast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1C648" w14:textId="262C456B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4" w:history="1">
            <w:r w:rsidRPr="00541E71">
              <w:rPr>
                <w:rStyle w:val="Hiperligao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Additional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08BC7" w14:textId="3518347E" w:rsidR="00A9088D" w:rsidRDefault="00A9088D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5" w:history="1">
            <w:r w:rsidRPr="00541E71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Train Model Service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F200B" w14:textId="691959C0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6" w:history="1">
            <w:r w:rsidRPr="00541E71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/api/v1/models/{</w:t>
            </w:r>
            <w:r w:rsidRPr="00541E71">
              <w:rPr>
                <w:rStyle w:val="Hiperligao"/>
                <w:i/>
                <w:iCs/>
                <w:noProof/>
              </w:rPr>
              <w:t>model_type</w:t>
            </w:r>
            <w:r w:rsidRPr="00541E71">
              <w:rPr>
                <w:rStyle w:val="Hiperligao"/>
                <w:noProof/>
              </w:rPr>
              <w:t>}/train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D1C2A" w14:textId="23C2DD43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7" w:history="1">
            <w:r w:rsidRPr="00541E71">
              <w:rPr>
                <w:rStyle w:val="Hiperligao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Additional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E4CC0" w14:textId="0799E84F" w:rsidR="00A9088D" w:rsidRDefault="00A9088D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8" w:history="1">
            <w:r w:rsidRPr="00541E71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Additional Services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34542" w14:textId="36636BCD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9" w:history="1">
            <w:r w:rsidRPr="00541E71">
              <w:rPr>
                <w:rStyle w:val="Hiperligao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/api/v1/models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4B0D7" w14:textId="41E39A98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0" w:history="1">
            <w:r w:rsidRPr="00541E71">
              <w:rPr>
                <w:rStyle w:val="Hiperligao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/api/v1/models/{</w:t>
            </w:r>
            <w:r w:rsidRPr="00541E71">
              <w:rPr>
                <w:rStyle w:val="Hiperligao"/>
                <w:i/>
                <w:iCs/>
                <w:noProof/>
              </w:rPr>
              <w:t>model_id</w:t>
            </w:r>
            <w:r w:rsidRPr="00541E71">
              <w:rPr>
                <w:rStyle w:val="Hiperligao"/>
                <w:noProof/>
              </w:rPr>
              <w:t>} (Model details)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2D55" w14:textId="3A5D3738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1" w:history="1">
            <w:r w:rsidRPr="00541E71">
              <w:rPr>
                <w:rStyle w:val="Hiperligao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/api/v1/clients (List of known clients)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4C7DC" w14:textId="769B4D6B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2" w:history="1">
            <w:r w:rsidRPr="00541E71">
              <w:rPr>
                <w:rStyle w:val="Hiperligao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/api/v1/clients (Creating a new 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3FC52" w14:textId="0D39F5C3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3" w:history="1">
            <w:r w:rsidRPr="00541E71">
              <w:rPr>
                <w:rStyle w:val="Hiperligao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/api/v1/clients/{</w:t>
            </w:r>
            <w:r w:rsidRPr="00541E71">
              <w:rPr>
                <w:rStyle w:val="Hiperligao"/>
                <w:i/>
                <w:iCs/>
                <w:noProof/>
              </w:rPr>
              <w:t>client_id</w:t>
            </w:r>
            <w:r w:rsidRPr="00541E71">
              <w:rPr>
                <w:rStyle w:val="Hiperligao"/>
                <w:noProof/>
              </w:rPr>
              <w:t>} (Updating client parameters)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38E83" w14:textId="0AE3436A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4" w:history="1">
            <w:r w:rsidRPr="00541E71">
              <w:rPr>
                <w:rStyle w:val="Hiperligao"/>
                <w:noProof/>
              </w:rPr>
              <w:t>6.6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/api/v1/clients/{</w:t>
            </w:r>
            <w:r w:rsidRPr="00541E71">
              <w:rPr>
                <w:rStyle w:val="Hiperligao"/>
                <w:i/>
                <w:iCs/>
                <w:noProof/>
              </w:rPr>
              <w:t>client_id</w:t>
            </w:r>
            <w:r w:rsidRPr="00541E71">
              <w:rPr>
                <w:rStyle w:val="Hiperligao"/>
                <w:noProof/>
              </w:rPr>
              <w:t>} (Client details)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EFE53" w14:textId="12AD7660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5" w:history="1">
            <w:r w:rsidRPr="00541E71">
              <w:rPr>
                <w:rStyle w:val="Hiperligao"/>
                <w:noProof/>
              </w:rPr>
              <w:t>6.7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/api/v1/clients/{</w:t>
            </w:r>
            <w:r w:rsidRPr="00541E71">
              <w:rPr>
                <w:rStyle w:val="Hiperligao"/>
                <w:i/>
                <w:iCs/>
                <w:noProof/>
              </w:rPr>
              <w:t>client_id</w:t>
            </w:r>
            <w:r w:rsidRPr="00541E71">
              <w:rPr>
                <w:rStyle w:val="Hiperligao"/>
                <w:noProof/>
              </w:rPr>
              <w:t>}/models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F7B9C" w14:textId="29E37EB5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6" w:history="1">
            <w:r w:rsidRPr="00541E71">
              <w:rPr>
                <w:rStyle w:val="Hiperligao"/>
                <w:noProof/>
              </w:rPr>
              <w:t>6.8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/api/v1/clients/{</w:t>
            </w:r>
            <w:r w:rsidRPr="00541E71">
              <w:rPr>
                <w:rStyle w:val="Hiperligao"/>
                <w:i/>
                <w:iCs/>
                <w:noProof/>
              </w:rPr>
              <w:t>client_id</w:t>
            </w:r>
            <w:r w:rsidRPr="00541E71">
              <w:rPr>
                <w:rStyle w:val="Hiperligao"/>
                <w:noProof/>
              </w:rPr>
              <w:t>}/tasks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5F820" w14:textId="367BF7F1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7" w:history="1">
            <w:r w:rsidRPr="00541E71">
              <w:rPr>
                <w:rStyle w:val="Hiperligao"/>
                <w:noProof/>
              </w:rPr>
              <w:t>6.9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/api/v1/tasks/{</w:t>
            </w:r>
            <w:r w:rsidRPr="00541E71">
              <w:rPr>
                <w:rStyle w:val="Hiperligao"/>
                <w:i/>
                <w:iCs/>
                <w:noProof/>
              </w:rPr>
              <w:t>task_id</w:t>
            </w:r>
            <w:r w:rsidRPr="00541E71">
              <w:rPr>
                <w:rStyle w:val="Hiperligao"/>
                <w:noProof/>
              </w:rPr>
              <w:t>} (Task details)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C9F0B" w14:textId="05518404" w:rsidR="00A9088D" w:rsidRDefault="00A9088D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8" w:history="1">
            <w:r w:rsidRPr="00541E71">
              <w:rPr>
                <w:rStyle w:val="Hiperligao"/>
                <w:noProof/>
              </w:rPr>
              <w:t>6.10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/api/v1/tasks/{</w:t>
            </w:r>
            <w:r w:rsidRPr="00541E71">
              <w:rPr>
                <w:rStyle w:val="Hiperligao"/>
                <w:i/>
                <w:iCs/>
                <w:noProof/>
              </w:rPr>
              <w:t>task_id</w:t>
            </w:r>
            <w:r w:rsidRPr="00541E71">
              <w:rPr>
                <w:rStyle w:val="Hiperligao"/>
                <w:noProof/>
              </w:rPr>
              <w:t>}/state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E4469" w14:textId="1D8B45D5" w:rsidR="00A9088D" w:rsidRDefault="00A9088D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9" w:history="1">
            <w:r w:rsidRPr="00541E71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Annex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33AB3" w14:textId="3FD0CA2B" w:rsidR="00A9088D" w:rsidRDefault="00A9088D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70" w:history="1">
            <w:r w:rsidRPr="00541E71">
              <w:rPr>
                <w:rStyle w:val="Hiperligao"/>
                <w:noProof/>
              </w:rPr>
              <w:t>7.1.1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Types of Models Supported (Available)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FB49B" w14:textId="32AE24A0" w:rsidR="00A9088D" w:rsidRDefault="00A9088D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71" w:history="1">
            <w:r w:rsidRPr="00541E71">
              <w:rPr>
                <w:rStyle w:val="Hiperligao"/>
                <w:noProof/>
              </w:rPr>
              <w:t>7.1.2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Task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04E0A" w14:textId="240EC439" w:rsidR="00A9088D" w:rsidRDefault="00A9088D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72" w:history="1">
            <w:r w:rsidRPr="00541E71">
              <w:rPr>
                <w:rStyle w:val="Hiperligao"/>
                <w:noProof/>
              </w:rPr>
              <w:t>7.1.3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EA429" w14:textId="63CCCAD7" w:rsidR="00A9088D" w:rsidRDefault="00A9088D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73" w:history="1">
            <w:r w:rsidRPr="00541E71">
              <w:rPr>
                <w:rStyle w:val="Hiperligao"/>
                <w:noProof/>
              </w:rPr>
              <w:t>7.1.4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Input Data Structures for Forecasting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C7A28" w14:textId="43B59726" w:rsidR="00A9088D" w:rsidRDefault="00A9088D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74" w:history="1">
            <w:r w:rsidRPr="00541E71">
              <w:rPr>
                <w:rStyle w:val="Hiperligao"/>
                <w:noProof/>
              </w:rPr>
              <w:t>7.1.5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Input Data Structures for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73263" w14:textId="4768607C" w:rsidR="00A9088D" w:rsidRDefault="00A9088D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75" w:history="1">
            <w:r w:rsidRPr="00541E71">
              <w:rPr>
                <w:rStyle w:val="Hiperligao"/>
                <w:noProof/>
              </w:rPr>
              <w:t>7.1.6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541E71">
              <w:rPr>
                <w:rStyle w:val="Hiperligao"/>
                <w:noProof/>
              </w:rPr>
              <w:t>Html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7B4B5" w14:textId="64D4E258" w:rsidR="001E1793" w:rsidRDefault="00265479" w:rsidP="001E1793">
          <w:pPr>
            <w:rPr>
              <w:b/>
              <w:bCs/>
              <w:noProof/>
            </w:rPr>
          </w:pPr>
          <w:r w:rsidRPr="00265479">
            <w:rPr>
              <w:b/>
              <w:bCs/>
              <w:noProof/>
              <w:szCs w:val="20"/>
            </w:rPr>
            <w:fldChar w:fldCharType="end"/>
          </w:r>
        </w:p>
      </w:sdtContent>
    </w:sdt>
    <w:p w14:paraId="5F47F14F" w14:textId="18279479" w:rsidR="00277E92" w:rsidRPr="00165E4B" w:rsidRDefault="00277E92" w:rsidP="00265479">
      <w:pPr>
        <w:pStyle w:val="Ttulo1"/>
        <w:numPr>
          <w:ilvl w:val="0"/>
          <w:numId w:val="14"/>
        </w:numPr>
        <w:ind w:left="284" w:hanging="284"/>
        <w:rPr>
          <w:szCs w:val="28"/>
        </w:rPr>
      </w:pPr>
      <w:bookmarkStart w:id="0" w:name="_Toc136795649"/>
      <w:r w:rsidRPr="00165E4B">
        <w:rPr>
          <w:szCs w:val="28"/>
        </w:rPr>
        <w:t>Document Objectives and Purpose</w:t>
      </w:r>
      <w:bookmarkEnd w:id="0"/>
    </w:p>
    <w:p w14:paraId="2BDD4404" w14:textId="2EEC51BA" w:rsidR="00CA74A9" w:rsidRDefault="00CA74A9" w:rsidP="00DA6FB0">
      <w:pPr>
        <w:ind w:left="142" w:firstLine="284"/>
        <w:rPr>
          <w:szCs w:val="20"/>
        </w:rPr>
      </w:pPr>
      <w:r w:rsidRPr="00E22221">
        <w:rPr>
          <w:szCs w:val="20"/>
        </w:rPr>
        <w:t xml:space="preserve">This document contains the API specification for the web services provided by the </w:t>
      </w:r>
      <w:r w:rsidRPr="00277E92">
        <w:rPr>
          <w:i/>
          <w:iCs/>
          <w:szCs w:val="20"/>
        </w:rPr>
        <w:t>backend</w:t>
      </w:r>
      <w:r w:rsidR="00277E92">
        <w:rPr>
          <w:szCs w:val="20"/>
        </w:rPr>
        <w:t xml:space="preserve"> that </w:t>
      </w:r>
      <w:r w:rsidR="00E3140C">
        <w:rPr>
          <w:szCs w:val="20"/>
        </w:rPr>
        <w:t>were</w:t>
      </w:r>
      <w:r w:rsidR="00277E92">
        <w:rPr>
          <w:szCs w:val="20"/>
        </w:rPr>
        <w:t xml:space="preserve"> developed</w:t>
      </w:r>
      <w:r w:rsidR="00E22221">
        <w:rPr>
          <w:szCs w:val="20"/>
        </w:rPr>
        <w:t>, i.e.,</w:t>
      </w:r>
      <w:r w:rsidRPr="00E22221">
        <w:rPr>
          <w:szCs w:val="20"/>
        </w:rPr>
        <w:t xml:space="preserve"> </w:t>
      </w:r>
      <w:r w:rsidR="00E22221">
        <w:rPr>
          <w:szCs w:val="20"/>
        </w:rPr>
        <w:t xml:space="preserve">the </w:t>
      </w:r>
      <w:r w:rsidR="00277E92">
        <w:rPr>
          <w:szCs w:val="20"/>
        </w:rPr>
        <w:t>F</w:t>
      </w:r>
      <w:r w:rsidRPr="00277E92">
        <w:rPr>
          <w:i/>
          <w:iCs/>
          <w:szCs w:val="20"/>
        </w:rPr>
        <w:t>orecast</w:t>
      </w:r>
      <w:r w:rsidRPr="00E22221">
        <w:rPr>
          <w:szCs w:val="20"/>
        </w:rPr>
        <w:t xml:space="preserve"> </w:t>
      </w:r>
      <w:r w:rsidR="00E22221">
        <w:rPr>
          <w:szCs w:val="20"/>
        </w:rPr>
        <w:t xml:space="preserve">and the </w:t>
      </w:r>
      <w:r w:rsidR="00277E92">
        <w:rPr>
          <w:szCs w:val="20"/>
        </w:rPr>
        <w:t>T</w:t>
      </w:r>
      <w:r w:rsidR="00E22221" w:rsidRPr="00277E92">
        <w:rPr>
          <w:i/>
          <w:iCs/>
          <w:szCs w:val="20"/>
        </w:rPr>
        <w:t xml:space="preserve">rain </w:t>
      </w:r>
      <w:r w:rsidR="00277E92">
        <w:rPr>
          <w:i/>
          <w:iCs/>
          <w:szCs w:val="20"/>
        </w:rPr>
        <w:t>M</w:t>
      </w:r>
      <w:r w:rsidR="00E22221" w:rsidRPr="00277E92">
        <w:rPr>
          <w:i/>
          <w:iCs/>
          <w:szCs w:val="20"/>
        </w:rPr>
        <w:t>odel</w:t>
      </w:r>
      <w:r w:rsidRPr="00E22221">
        <w:rPr>
          <w:szCs w:val="20"/>
        </w:rPr>
        <w:t xml:space="preserve"> servic</w:t>
      </w:r>
      <w:r w:rsidR="00E22221">
        <w:rPr>
          <w:szCs w:val="20"/>
        </w:rPr>
        <w:t>es.</w:t>
      </w:r>
    </w:p>
    <w:p w14:paraId="4D4F7E18" w14:textId="505C418C" w:rsidR="00A448C5" w:rsidRDefault="00A448C5" w:rsidP="00265479">
      <w:pPr>
        <w:pStyle w:val="Ttulo1"/>
        <w:numPr>
          <w:ilvl w:val="0"/>
          <w:numId w:val="14"/>
        </w:numPr>
        <w:ind w:left="284" w:hanging="284"/>
      </w:pPr>
      <w:bookmarkStart w:id="1" w:name="_Toc136795650"/>
      <w:commentRangeStart w:id="2"/>
      <w:r w:rsidRPr="00B81CAA">
        <w:t>Restrictions</w:t>
      </w:r>
      <w:commentRangeEnd w:id="2"/>
      <w:r w:rsidR="00D64A20">
        <w:rPr>
          <w:rStyle w:val="Refdecomentrio"/>
          <w:rFonts w:eastAsiaTheme="minorHAnsi" w:cstheme="minorBidi"/>
        </w:rPr>
        <w:commentReference w:id="2"/>
      </w:r>
      <w:bookmarkEnd w:id="1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"/>
        <w:gridCol w:w="8555"/>
      </w:tblGrid>
      <w:tr w:rsidR="00D46D77" w14:paraId="4BEB93AB" w14:textId="77777777" w:rsidTr="004F1ED5">
        <w:tc>
          <w:tcPr>
            <w:tcW w:w="461" w:type="dxa"/>
          </w:tcPr>
          <w:p w14:paraId="35D0ADF8" w14:textId="1626F160" w:rsidR="00D46D77" w:rsidRDefault="00D46D77" w:rsidP="00D46D77">
            <w:r>
              <w:rPr>
                <w:b/>
                <w:bCs/>
                <w:szCs w:val="20"/>
              </w:rPr>
              <w:t>R1</w:t>
            </w:r>
          </w:p>
        </w:tc>
        <w:tc>
          <w:tcPr>
            <w:tcW w:w="8555" w:type="dxa"/>
          </w:tcPr>
          <w:p w14:paraId="21AED9F0" w14:textId="41DC7447" w:rsidR="00D46D77" w:rsidRDefault="00D46D77" w:rsidP="00D46D77">
            <w:r w:rsidRPr="00E32D22">
              <w:rPr>
                <w:i/>
                <w:iCs/>
                <w:szCs w:val="20"/>
              </w:rPr>
              <w:t xml:space="preserve">The </w:t>
            </w:r>
            <w:r>
              <w:rPr>
                <w:i/>
                <w:iCs/>
                <w:szCs w:val="20"/>
              </w:rPr>
              <w:t xml:space="preserve">backend web services were developed using the </w:t>
            </w:r>
            <w:r w:rsidRPr="008E4467">
              <w:rPr>
                <w:i/>
                <w:iCs/>
                <w:szCs w:val="20"/>
              </w:rPr>
              <w:t>Asynchronous Server Gateway Interface (ASGI)</w:t>
            </w:r>
            <w:r>
              <w:rPr>
                <w:i/>
                <w:iCs/>
                <w:szCs w:val="20"/>
              </w:rPr>
              <w:t xml:space="preserve"> standard. Therefore, the backend services must be executed with an ASGI compatible (capable) web server.</w:t>
            </w:r>
          </w:p>
        </w:tc>
      </w:tr>
    </w:tbl>
    <w:p w14:paraId="53F8FF12" w14:textId="26D926DF" w:rsidR="00CA74A9" w:rsidRDefault="00CA74A9" w:rsidP="00265479">
      <w:pPr>
        <w:pStyle w:val="Ttulo1"/>
        <w:numPr>
          <w:ilvl w:val="0"/>
          <w:numId w:val="14"/>
        </w:numPr>
        <w:ind w:left="284" w:hanging="284"/>
      </w:pPr>
      <w:bookmarkStart w:id="3" w:name="_Toc136795651"/>
      <w:commentRangeStart w:id="4"/>
      <w:r w:rsidRPr="00B81CAA">
        <w:lastRenderedPageBreak/>
        <w:t>Assumptions</w:t>
      </w:r>
      <w:commentRangeEnd w:id="4"/>
      <w:r w:rsidR="00D64A20">
        <w:rPr>
          <w:rStyle w:val="Refdecomentrio"/>
          <w:rFonts w:eastAsiaTheme="minorHAnsi" w:cstheme="minorBidi"/>
        </w:rPr>
        <w:commentReference w:id="4"/>
      </w:r>
      <w:bookmarkEnd w:id="3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"/>
        <w:gridCol w:w="8557"/>
      </w:tblGrid>
      <w:tr w:rsidR="00D46D77" w14:paraId="2395B811" w14:textId="77777777" w:rsidTr="004F1ED5">
        <w:tc>
          <w:tcPr>
            <w:tcW w:w="459" w:type="dxa"/>
          </w:tcPr>
          <w:p w14:paraId="460B1914" w14:textId="6F06B21C" w:rsidR="00D46D77" w:rsidRDefault="00D46D77" w:rsidP="00D46D77">
            <w:r w:rsidRPr="00E32D22">
              <w:rPr>
                <w:b/>
                <w:bCs/>
                <w:szCs w:val="20"/>
              </w:rPr>
              <w:t>A1</w:t>
            </w:r>
          </w:p>
        </w:tc>
        <w:tc>
          <w:tcPr>
            <w:tcW w:w="8557" w:type="dxa"/>
          </w:tcPr>
          <w:p w14:paraId="32CDFDFE" w14:textId="15D75440" w:rsidR="00D46D77" w:rsidRDefault="00D46D77" w:rsidP="00D46D77">
            <w:r w:rsidRPr="008E4467">
              <w:rPr>
                <w:i/>
                <w:iCs/>
                <w:szCs w:val="20"/>
              </w:rPr>
              <w:t>The communication between the backend and its clients is established using the HTTPS protocol.</w:t>
            </w:r>
          </w:p>
        </w:tc>
      </w:tr>
      <w:tr w:rsidR="004F1ED5" w14:paraId="54C5F3AB" w14:textId="77777777" w:rsidTr="004F1ED5">
        <w:tc>
          <w:tcPr>
            <w:tcW w:w="459" w:type="dxa"/>
          </w:tcPr>
          <w:p w14:paraId="7CEDA0E2" w14:textId="0FF40EF2" w:rsidR="004F1ED5" w:rsidRPr="00E32D22" w:rsidRDefault="004F1ED5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2</w:t>
            </w:r>
          </w:p>
        </w:tc>
        <w:tc>
          <w:tcPr>
            <w:tcW w:w="8557" w:type="dxa"/>
          </w:tcPr>
          <w:p w14:paraId="4341F7A3" w14:textId="1D0E640B" w:rsidR="004F1ED5" w:rsidRPr="008E4467" w:rsidRDefault="004F1ED5" w:rsidP="00D46D77">
            <w:pPr>
              <w:rPr>
                <w:i/>
                <w:iCs/>
                <w:szCs w:val="20"/>
              </w:rPr>
            </w:pPr>
            <w:r w:rsidRPr="00E32D22">
              <w:rPr>
                <w:i/>
                <w:iCs/>
                <w:szCs w:val="20"/>
              </w:rPr>
              <w:t xml:space="preserve">The </w:t>
            </w:r>
            <w:r>
              <w:rPr>
                <w:i/>
                <w:iCs/>
                <w:szCs w:val="20"/>
              </w:rPr>
              <w:t>backend is behind a reverse proxy that establishes, manages, and handles</w:t>
            </w:r>
            <w:r w:rsidRPr="008E4467">
              <w:rPr>
                <w:i/>
                <w:iCs/>
                <w:szCs w:val="20"/>
              </w:rPr>
              <w:t xml:space="preserve"> HTTPS </w:t>
            </w:r>
            <w:r>
              <w:rPr>
                <w:i/>
                <w:iCs/>
                <w:szCs w:val="20"/>
              </w:rPr>
              <w:t>communications with clients.</w:t>
            </w:r>
            <w:r w:rsidR="00371DCA">
              <w:rPr>
                <w:i/>
                <w:iCs/>
                <w:szCs w:val="20"/>
              </w:rPr>
              <w:t xml:space="preserve"> The backend web services do not provide mechanisms to handle HTTPS communications.</w:t>
            </w:r>
          </w:p>
        </w:tc>
      </w:tr>
      <w:tr w:rsidR="00C76DC0" w14:paraId="3F41BAE1" w14:textId="77777777" w:rsidTr="004F1ED5">
        <w:tc>
          <w:tcPr>
            <w:tcW w:w="459" w:type="dxa"/>
          </w:tcPr>
          <w:p w14:paraId="200F004B" w14:textId="3ACA1884" w:rsidR="00C76DC0" w:rsidRPr="00E32D22" w:rsidRDefault="00C76DC0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3</w:t>
            </w:r>
          </w:p>
        </w:tc>
        <w:tc>
          <w:tcPr>
            <w:tcW w:w="8557" w:type="dxa"/>
          </w:tcPr>
          <w:p w14:paraId="7A8AF0B8" w14:textId="6D446576" w:rsidR="00C76DC0" w:rsidRPr="00E32D22" w:rsidRDefault="00C76DC0" w:rsidP="00D46D77">
            <w:pPr>
              <w:rPr>
                <w:i/>
                <w:iCs/>
                <w:szCs w:val="20"/>
              </w:rPr>
            </w:pPr>
            <w:r w:rsidRPr="00E32D22">
              <w:rPr>
                <w:i/>
                <w:iCs/>
                <w:szCs w:val="20"/>
              </w:rPr>
              <w:t xml:space="preserve">The </w:t>
            </w:r>
            <w:r>
              <w:rPr>
                <w:i/>
                <w:iCs/>
                <w:szCs w:val="20"/>
              </w:rPr>
              <w:t>backend web services run in specific IP addresses and ports that can be configured.</w:t>
            </w:r>
          </w:p>
        </w:tc>
      </w:tr>
      <w:tr w:rsidR="00371DCA" w14:paraId="6574586F" w14:textId="77777777" w:rsidTr="004F1ED5">
        <w:tc>
          <w:tcPr>
            <w:tcW w:w="459" w:type="dxa"/>
          </w:tcPr>
          <w:p w14:paraId="78096500" w14:textId="242426B8" w:rsidR="00371DCA" w:rsidRPr="00E32D22" w:rsidRDefault="00371DCA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4</w:t>
            </w:r>
          </w:p>
        </w:tc>
        <w:tc>
          <w:tcPr>
            <w:tcW w:w="8557" w:type="dxa"/>
          </w:tcPr>
          <w:p w14:paraId="1B74A897" w14:textId="28FC94AE" w:rsidR="00371DCA" w:rsidRPr="00E32D22" w:rsidRDefault="00371DCA" w:rsidP="00D46D77">
            <w:pPr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The backend </w:t>
            </w:r>
            <w:r w:rsidRPr="00E32D22">
              <w:rPr>
                <w:i/>
                <w:iCs/>
                <w:szCs w:val="20"/>
              </w:rPr>
              <w:t>web services</w:t>
            </w:r>
            <w:r>
              <w:rPr>
                <w:i/>
                <w:iCs/>
                <w:szCs w:val="20"/>
              </w:rPr>
              <w:t xml:space="preserve"> expect (and only accept) </w:t>
            </w:r>
            <w:r w:rsidRPr="00371DCA">
              <w:rPr>
                <w:i/>
                <w:iCs/>
                <w:szCs w:val="20"/>
              </w:rPr>
              <w:t>request</w:t>
            </w:r>
            <w:r>
              <w:rPr>
                <w:i/>
                <w:iCs/>
                <w:szCs w:val="20"/>
              </w:rPr>
              <w:t>s</w:t>
            </w:r>
            <w:r w:rsidRPr="00371DCA">
              <w:rPr>
                <w:i/>
                <w:iCs/>
                <w:szCs w:val="20"/>
              </w:rPr>
              <w:t xml:space="preserve"> with a Bearer Token </w:t>
            </w:r>
            <w:r>
              <w:rPr>
                <w:i/>
                <w:iCs/>
                <w:szCs w:val="20"/>
              </w:rPr>
              <w:t>A</w:t>
            </w:r>
            <w:r w:rsidRPr="00371DCA">
              <w:rPr>
                <w:i/>
                <w:iCs/>
                <w:szCs w:val="20"/>
              </w:rPr>
              <w:t xml:space="preserve">uthorization </w:t>
            </w:r>
            <w:r>
              <w:rPr>
                <w:i/>
                <w:iCs/>
                <w:szCs w:val="20"/>
              </w:rPr>
              <w:t>H</w:t>
            </w:r>
            <w:r w:rsidRPr="00371DCA">
              <w:rPr>
                <w:i/>
                <w:iCs/>
                <w:szCs w:val="20"/>
              </w:rPr>
              <w:t>eader</w:t>
            </w:r>
            <w:r>
              <w:rPr>
                <w:i/>
                <w:iCs/>
                <w:szCs w:val="20"/>
              </w:rPr>
              <w:t xml:space="preserve"> and inject the respective Bearer Token in the response.</w:t>
            </w:r>
          </w:p>
        </w:tc>
      </w:tr>
      <w:tr w:rsidR="00E4440F" w14:paraId="5FC0F39E" w14:textId="77777777" w:rsidTr="004F1ED5">
        <w:tc>
          <w:tcPr>
            <w:tcW w:w="459" w:type="dxa"/>
          </w:tcPr>
          <w:p w14:paraId="3677E41D" w14:textId="5B073CC3" w:rsidR="00E4440F" w:rsidRPr="00E32D22" w:rsidRDefault="00E4440F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5</w:t>
            </w:r>
          </w:p>
        </w:tc>
        <w:tc>
          <w:tcPr>
            <w:tcW w:w="8557" w:type="dxa"/>
          </w:tcPr>
          <w:p w14:paraId="3076FC7C" w14:textId="5C99DAF4" w:rsidR="00E4440F" w:rsidRDefault="00E4440F" w:rsidP="00D46D77">
            <w:pPr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The backend </w:t>
            </w:r>
            <w:r w:rsidRPr="008E4467">
              <w:rPr>
                <w:i/>
                <w:iCs/>
                <w:szCs w:val="20"/>
              </w:rPr>
              <w:t>and its clients</w:t>
            </w:r>
            <w:r w:rsidRPr="00E32D22">
              <w:rPr>
                <w:i/>
                <w:iCs/>
                <w:szCs w:val="20"/>
              </w:rPr>
              <w:t xml:space="preserve"> </w:t>
            </w:r>
            <w:r>
              <w:rPr>
                <w:i/>
                <w:iCs/>
                <w:szCs w:val="20"/>
              </w:rPr>
              <w:t>exchange information using JSON.</w:t>
            </w:r>
          </w:p>
        </w:tc>
      </w:tr>
      <w:tr w:rsidR="004F1ED5" w14:paraId="6DB40C46" w14:textId="77777777" w:rsidTr="004F1ED5">
        <w:tc>
          <w:tcPr>
            <w:tcW w:w="459" w:type="dxa"/>
          </w:tcPr>
          <w:p w14:paraId="7E464A3B" w14:textId="58E02EF9" w:rsidR="004F1ED5" w:rsidRPr="00E32D22" w:rsidRDefault="004F1ED5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 w:rsidR="00E4440F">
              <w:rPr>
                <w:b/>
                <w:bCs/>
                <w:szCs w:val="20"/>
              </w:rPr>
              <w:t>6</w:t>
            </w:r>
          </w:p>
        </w:tc>
        <w:tc>
          <w:tcPr>
            <w:tcW w:w="8557" w:type="dxa"/>
          </w:tcPr>
          <w:p w14:paraId="699AAB8C" w14:textId="74CAF9E8" w:rsidR="004F1ED5" w:rsidRPr="00E32D22" w:rsidRDefault="004F1ED5" w:rsidP="00D46D77">
            <w:pPr>
              <w:rPr>
                <w:i/>
                <w:iCs/>
                <w:szCs w:val="20"/>
              </w:rPr>
            </w:pPr>
            <w:r w:rsidRPr="00E32D22">
              <w:rPr>
                <w:i/>
                <w:iCs/>
                <w:szCs w:val="20"/>
              </w:rPr>
              <w:t xml:space="preserve">The </w:t>
            </w:r>
            <w:r>
              <w:rPr>
                <w:i/>
                <w:iCs/>
                <w:szCs w:val="20"/>
              </w:rPr>
              <w:t xml:space="preserve">backend </w:t>
            </w:r>
            <w:r w:rsidRPr="00E32D22">
              <w:rPr>
                <w:i/>
                <w:iCs/>
                <w:szCs w:val="20"/>
              </w:rPr>
              <w:t>web services assume that a request to obtain a forecast or to train a model</w:t>
            </w:r>
            <w:r>
              <w:rPr>
                <w:i/>
                <w:iCs/>
                <w:szCs w:val="20"/>
              </w:rPr>
              <w:t>,</w:t>
            </w:r>
            <w:r w:rsidRPr="00E32D22">
              <w:rPr>
                <w:i/>
                <w:iCs/>
                <w:szCs w:val="20"/>
              </w:rPr>
              <w:t xml:space="preserve"> always correspond to one</w:t>
            </w:r>
            <w:r>
              <w:rPr>
                <w:i/>
                <w:iCs/>
                <w:szCs w:val="20"/>
              </w:rPr>
              <w:t xml:space="preserve"> and only one</w:t>
            </w:r>
            <w:r w:rsidRPr="00E32D22">
              <w:rPr>
                <w:i/>
                <w:iCs/>
                <w:szCs w:val="20"/>
              </w:rPr>
              <w:t xml:space="preserve"> task.</w:t>
            </w:r>
            <w:r>
              <w:rPr>
                <w:i/>
                <w:iCs/>
                <w:szCs w:val="20"/>
              </w:rPr>
              <w:t xml:space="preserve"> </w:t>
            </w:r>
            <w:r w:rsidRPr="000F19B8">
              <w:rPr>
                <w:i/>
                <w:iCs/>
                <w:szCs w:val="20"/>
              </w:rPr>
              <w:t>If a</w:t>
            </w:r>
            <w:r>
              <w:rPr>
                <w:i/>
                <w:iCs/>
                <w:szCs w:val="20"/>
              </w:rPr>
              <w:t>n</w:t>
            </w:r>
            <w:r w:rsidRPr="000F19B8">
              <w:rPr>
                <w:i/>
                <w:iCs/>
                <w:szCs w:val="20"/>
              </w:rPr>
              <w:t xml:space="preserve"> execution plan</w:t>
            </w:r>
            <w:r>
              <w:rPr>
                <w:i/>
                <w:iCs/>
                <w:szCs w:val="20"/>
              </w:rPr>
              <w:t xml:space="preserve"> has</w:t>
            </w:r>
            <w:r w:rsidRPr="000F19B8">
              <w:rPr>
                <w:i/>
                <w:iCs/>
                <w:szCs w:val="20"/>
              </w:rPr>
              <w:t xml:space="preserve"> M</w:t>
            </w:r>
            <w:r>
              <w:rPr>
                <w:i/>
                <w:iCs/>
                <w:szCs w:val="20"/>
              </w:rPr>
              <w:t xml:space="preserve"> </w:t>
            </w:r>
            <w:r w:rsidRPr="000F19B8">
              <w:rPr>
                <w:i/>
                <w:iCs/>
                <w:szCs w:val="20"/>
              </w:rPr>
              <w:t>&gt;1 forecast or train</w:t>
            </w:r>
            <w:r>
              <w:rPr>
                <w:i/>
                <w:iCs/>
                <w:szCs w:val="20"/>
              </w:rPr>
              <w:t xml:space="preserve"> model</w:t>
            </w:r>
            <w:r w:rsidRPr="000F19B8">
              <w:rPr>
                <w:i/>
                <w:iCs/>
                <w:szCs w:val="20"/>
              </w:rPr>
              <w:t xml:space="preserve"> task</w:t>
            </w:r>
            <w:r>
              <w:rPr>
                <w:i/>
                <w:iCs/>
                <w:szCs w:val="20"/>
              </w:rPr>
              <w:t>s</w:t>
            </w:r>
            <w:r w:rsidRPr="000F19B8">
              <w:rPr>
                <w:i/>
                <w:iCs/>
                <w:szCs w:val="20"/>
              </w:rPr>
              <w:t>, M requests</w:t>
            </w:r>
            <w:r>
              <w:rPr>
                <w:i/>
                <w:iCs/>
                <w:szCs w:val="20"/>
              </w:rPr>
              <w:t xml:space="preserve"> must be performed. The backend does not guarantee the order in which requests are processed and results are returned to the client.</w:t>
            </w:r>
          </w:p>
        </w:tc>
      </w:tr>
    </w:tbl>
    <w:p w14:paraId="24510C8B" w14:textId="67AF70AA" w:rsidR="00CA74A9" w:rsidRDefault="00CA74A9" w:rsidP="00265479">
      <w:pPr>
        <w:pStyle w:val="Ttulo1"/>
        <w:numPr>
          <w:ilvl w:val="0"/>
          <w:numId w:val="14"/>
        </w:numPr>
        <w:ind w:left="284" w:hanging="284"/>
      </w:pPr>
      <w:bookmarkStart w:id="5" w:name="_Toc136795652"/>
      <w:r>
        <w:t>Forecast Service API</w:t>
      </w:r>
      <w:bookmarkEnd w:id="5"/>
    </w:p>
    <w:p w14:paraId="4B29CBB5" w14:textId="12412A6D" w:rsidR="00C20472" w:rsidRPr="00DA6FB0" w:rsidRDefault="00C20472" w:rsidP="00DA6FB0">
      <w:pPr>
        <w:ind w:left="142" w:firstLine="284"/>
        <w:rPr>
          <w:szCs w:val="20"/>
        </w:rPr>
      </w:pPr>
      <w:r w:rsidRPr="00DA6FB0">
        <w:rPr>
          <w:szCs w:val="20"/>
        </w:rPr>
        <w:t xml:space="preserve">The </w:t>
      </w:r>
      <w:r w:rsidRPr="00DA6FB0">
        <w:rPr>
          <w:i/>
          <w:iCs/>
          <w:szCs w:val="20"/>
        </w:rPr>
        <w:t>Forecast Service</w:t>
      </w:r>
      <w:r w:rsidRPr="00DA6FB0">
        <w:rPr>
          <w:szCs w:val="20"/>
        </w:rPr>
        <w:t xml:space="preserve"> allows obtaining forecasts using a previously trained model. The models used are stored on the computer's hard disk.</w:t>
      </w:r>
    </w:p>
    <w:p w14:paraId="70F2F6ED" w14:textId="041FD33A" w:rsidR="00CA74A9" w:rsidRDefault="003A4CD6" w:rsidP="001E1793">
      <w:pPr>
        <w:pStyle w:val="Ttulo2"/>
        <w:numPr>
          <w:ilvl w:val="1"/>
          <w:numId w:val="14"/>
        </w:numPr>
        <w:ind w:left="426" w:hanging="426"/>
      </w:pPr>
      <w:bookmarkStart w:id="6" w:name="_Ref123419425"/>
      <w:bookmarkStart w:id="7" w:name="_Toc136795653"/>
      <w:r w:rsidRPr="003A4CD6">
        <w:t>/</w:t>
      </w:r>
      <w:proofErr w:type="spellStart"/>
      <w:r w:rsidRPr="003A4CD6">
        <w:t>api</w:t>
      </w:r>
      <w:proofErr w:type="spellEnd"/>
      <w:r w:rsidRPr="003A4CD6">
        <w:t>/v1/models/{</w:t>
      </w:r>
      <w:proofErr w:type="spellStart"/>
      <w:r w:rsidRPr="00A92AA3">
        <w:rPr>
          <w:i/>
          <w:iCs/>
        </w:rPr>
        <w:t>model_id</w:t>
      </w:r>
      <w:proofErr w:type="spellEnd"/>
      <w:r w:rsidRPr="003A4CD6">
        <w:t>}/forecast</w:t>
      </w:r>
      <w:bookmarkEnd w:id="6"/>
      <w:bookmarkEnd w:id="7"/>
    </w:p>
    <w:p w14:paraId="0C306775" w14:textId="71B54A60" w:rsidR="003A4CD6" w:rsidRDefault="003A4CD6" w:rsidP="00EB4319">
      <w:pPr>
        <w:spacing w:after="120"/>
        <w:ind w:left="142" w:firstLine="284"/>
        <w:rPr>
          <w:szCs w:val="20"/>
        </w:rPr>
      </w:pPr>
      <w:r w:rsidRPr="00DA6FB0">
        <w:rPr>
          <w:szCs w:val="20"/>
        </w:rPr>
        <w:t>Allows obtaining a forecast using a previously trained model</w:t>
      </w:r>
      <w:r w:rsidR="00C20472" w:rsidRPr="00DA6FB0">
        <w:rPr>
          <w:szCs w:val="20"/>
        </w:rPr>
        <w:t xml:space="preserve"> identified with </w:t>
      </w:r>
      <w:r w:rsidR="00C20472" w:rsidRPr="00DF425F">
        <w:rPr>
          <w:i/>
          <w:iCs/>
          <w:szCs w:val="20"/>
        </w:rPr>
        <w:t>model</w:t>
      </w:r>
      <w:r w:rsidR="00DF425F" w:rsidRPr="00DF425F">
        <w:rPr>
          <w:i/>
          <w:iCs/>
          <w:szCs w:val="20"/>
        </w:rPr>
        <w:t>_i</w:t>
      </w:r>
      <w:r w:rsidR="00C20472" w:rsidRPr="00DF425F">
        <w:rPr>
          <w:i/>
          <w:iCs/>
          <w:szCs w:val="20"/>
        </w:rPr>
        <w:t>d</w:t>
      </w:r>
      <w:r w:rsidRPr="00DA6FB0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EB4319" w14:paraId="342BA729" w14:textId="77777777" w:rsidTr="000E247F">
        <w:tc>
          <w:tcPr>
            <w:tcW w:w="1706" w:type="dxa"/>
          </w:tcPr>
          <w:p w14:paraId="70438411" w14:textId="5C508226" w:rsidR="00EB4319" w:rsidRPr="00EB4319" w:rsidRDefault="00EB4319" w:rsidP="00DA6FB0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692E66D3" w14:textId="574397AA" w:rsidR="00EB4319" w:rsidRPr="00EB4319" w:rsidRDefault="00EB4319" w:rsidP="00DA6FB0">
            <w:pPr>
              <w:rPr>
                <w:i/>
                <w:iCs/>
                <w:szCs w:val="20"/>
              </w:rPr>
            </w:pPr>
            <w:r w:rsidRPr="00EB4319">
              <w:rPr>
                <w:b/>
                <w:bCs/>
                <w:i/>
                <w:iCs/>
                <w:color w:val="00B050"/>
                <w:szCs w:val="20"/>
              </w:rPr>
              <w:t>POST</w:t>
            </w:r>
          </w:p>
        </w:tc>
      </w:tr>
      <w:tr w:rsidR="00EB4319" w14:paraId="3BEBE478" w14:textId="77777777" w:rsidTr="000E247F">
        <w:tc>
          <w:tcPr>
            <w:tcW w:w="1706" w:type="dxa"/>
          </w:tcPr>
          <w:p w14:paraId="09B8A910" w14:textId="100816AE" w:rsidR="00EB4319" w:rsidRPr="00EB4319" w:rsidRDefault="00EB4319" w:rsidP="00DA6FB0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0C3A8423" w14:textId="12DECF03" w:rsidR="00EB4319" w:rsidRPr="00EB4319" w:rsidRDefault="00EB4319" w:rsidP="00DA6FB0">
            <w:pPr>
              <w:rPr>
                <w:i/>
                <w:iCs/>
                <w:szCs w:val="20"/>
              </w:rPr>
            </w:pPr>
            <w:r w:rsidRPr="00EB4319">
              <w:rPr>
                <w:i/>
                <w:iCs/>
                <w:szCs w:val="20"/>
              </w:rPr>
              <w:t>https://localhost/api/v1/models/4/forecast</w:t>
            </w:r>
          </w:p>
        </w:tc>
      </w:tr>
      <w:tr w:rsidR="00E4440F" w14:paraId="1D088C79" w14:textId="77777777" w:rsidTr="000E247F">
        <w:tc>
          <w:tcPr>
            <w:tcW w:w="1706" w:type="dxa"/>
          </w:tcPr>
          <w:p w14:paraId="6405B8A6" w14:textId="77777777" w:rsidR="00E4440F" w:rsidRPr="00405433" w:rsidRDefault="00E4440F" w:rsidP="00DA6FB0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4A89A194" w14:textId="77777777" w:rsidR="00E4440F" w:rsidRPr="00405433" w:rsidRDefault="00E4440F" w:rsidP="00DA6FB0">
            <w:pPr>
              <w:rPr>
                <w:i/>
                <w:iCs/>
                <w:sz w:val="12"/>
                <w:szCs w:val="12"/>
              </w:rPr>
            </w:pPr>
          </w:p>
        </w:tc>
      </w:tr>
      <w:tr w:rsidR="00E4440F" w14:paraId="0D5915E6" w14:textId="77777777" w:rsidTr="000E247F">
        <w:tc>
          <w:tcPr>
            <w:tcW w:w="1706" w:type="dxa"/>
            <w:tcBorders>
              <w:bottom w:val="single" w:sz="4" w:space="0" w:color="auto"/>
            </w:tcBorders>
          </w:tcPr>
          <w:p w14:paraId="1B059536" w14:textId="416F359A" w:rsidR="00E4440F" w:rsidRPr="00E4440F" w:rsidRDefault="00E4440F" w:rsidP="00DA6FB0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403A0831" w14:textId="77777777" w:rsidR="00E4440F" w:rsidRPr="00EB4319" w:rsidRDefault="00E4440F" w:rsidP="00DA6FB0">
            <w:pPr>
              <w:rPr>
                <w:i/>
                <w:iCs/>
                <w:szCs w:val="20"/>
              </w:rPr>
            </w:pPr>
          </w:p>
        </w:tc>
      </w:tr>
      <w:tr w:rsidR="00E4440F" w14:paraId="29EAB5A2" w14:textId="77777777" w:rsidTr="000E247F">
        <w:tc>
          <w:tcPr>
            <w:tcW w:w="1706" w:type="dxa"/>
            <w:tcBorders>
              <w:top w:val="single" w:sz="4" w:space="0" w:color="auto"/>
            </w:tcBorders>
          </w:tcPr>
          <w:p w14:paraId="2EEB3193" w14:textId="77777777" w:rsidR="00E4440F" w:rsidRPr="00405433" w:rsidRDefault="00E4440F" w:rsidP="00DA6FB0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0FD999B7" w14:textId="77777777" w:rsidR="00E4440F" w:rsidRPr="00405433" w:rsidRDefault="00E4440F" w:rsidP="00DA6FB0">
            <w:pPr>
              <w:rPr>
                <w:i/>
                <w:iCs/>
                <w:sz w:val="6"/>
                <w:szCs w:val="6"/>
              </w:rPr>
            </w:pPr>
          </w:p>
        </w:tc>
      </w:tr>
      <w:tr w:rsidR="00E4440F" w14:paraId="1932AF8E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A4AAB4C" w14:textId="77777777" w:rsidR="00E4440F" w:rsidRPr="00405433" w:rsidRDefault="00E4440F" w:rsidP="00DA4868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1"/>
              <w:gridCol w:w="1031"/>
              <w:gridCol w:w="4047"/>
            </w:tblGrid>
            <w:tr w:rsidR="00E4440F" w14:paraId="03BFF0B5" w14:textId="77777777" w:rsidTr="00DA4868">
              <w:tc>
                <w:tcPr>
                  <w:tcW w:w="1672" w:type="dxa"/>
                </w:tcPr>
                <w:p w14:paraId="73839459" w14:textId="77777777" w:rsidR="00E4440F" w:rsidRDefault="00E4440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model_id</w:t>
                  </w:r>
                </w:p>
              </w:tc>
              <w:tc>
                <w:tcPr>
                  <w:tcW w:w="1039" w:type="dxa"/>
                </w:tcPr>
                <w:p w14:paraId="19DF00E9" w14:textId="77777777" w:rsidR="00E4440F" w:rsidRDefault="00E4440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143" w:type="dxa"/>
                </w:tcPr>
                <w:p w14:paraId="1B32B7C0" w14:textId="77777777" w:rsidR="00E4440F" w:rsidRDefault="00E4440F" w:rsidP="00DA4868">
                  <w:pPr>
                    <w:rPr>
                      <w:szCs w:val="20"/>
                    </w:rPr>
                  </w:pPr>
                  <w:r w:rsidRPr="00B07A62">
                    <w:rPr>
                      <w:szCs w:val="20"/>
                    </w:rPr>
                    <w:t>Identifier</w:t>
                  </w:r>
                  <w:r>
                    <w:rPr>
                      <w:szCs w:val="20"/>
                    </w:rPr>
                    <w:t xml:space="preserve"> of the model</w:t>
                  </w:r>
                  <w:r w:rsidRPr="00B07A62">
                    <w:rPr>
                      <w:szCs w:val="20"/>
                    </w:rPr>
                    <w:t xml:space="preserve"> to be used.</w:t>
                  </w:r>
                </w:p>
              </w:tc>
            </w:tr>
          </w:tbl>
          <w:p w14:paraId="75820CD1" w14:textId="515EC7CA" w:rsidR="00E4440F" w:rsidRDefault="00E4440F" w:rsidP="00DA4868">
            <w:pPr>
              <w:rPr>
                <w:szCs w:val="20"/>
              </w:rPr>
            </w:pPr>
          </w:p>
        </w:tc>
      </w:tr>
      <w:tr w:rsidR="00E4440F" w14:paraId="39146D75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4885975A" w14:textId="601491AE" w:rsidR="00E4440F" w:rsidRDefault="00E4440F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480C3D73" w14:textId="75395841" w:rsidR="00E4440F" w:rsidRPr="00452A0D" w:rsidRDefault="00E4440F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83"/>
              <w:gridCol w:w="1039"/>
              <w:gridCol w:w="3007"/>
            </w:tblGrid>
            <w:tr w:rsidR="00E4440F" w14:paraId="70A7FAF5" w14:textId="77777777" w:rsidTr="00DA4868">
              <w:tc>
                <w:tcPr>
                  <w:tcW w:w="1672" w:type="dxa"/>
                </w:tcPr>
                <w:p w14:paraId="07EC5B0F" w14:textId="77777777" w:rsidR="00E4440F" w:rsidRDefault="00E4440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client_id</w:t>
                  </w:r>
                </w:p>
              </w:tc>
              <w:tc>
                <w:tcPr>
                  <w:tcW w:w="1039" w:type="dxa"/>
                </w:tcPr>
                <w:p w14:paraId="116E0B85" w14:textId="77777777" w:rsidR="00E4440F" w:rsidRDefault="00E4440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143" w:type="dxa"/>
                </w:tcPr>
                <w:p w14:paraId="45BCA237" w14:textId="77777777" w:rsidR="00E4440F" w:rsidRDefault="00E4440F" w:rsidP="00DA4868">
                  <w:pPr>
                    <w:rPr>
                      <w:szCs w:val="20"/>
                    </w:rPr>
                  </w:pPr>
                  <w:r w:rsidRPr="003A4244">
                    <w:rPr>
                      <w:szCs w:val="20"/>
                    </w:rPr>
                    <w:t>Identifier of the client making the request.</w:t>
                  </w:r>
                </w:p>
              </w:tc>
            </w:tr>
            <w:tr w:rsidR="00E4440F" w14:paraId="27A5BC08" w14:textId="77777777" w:rsidTr="00DA4868">
              <w:tc>
                <w:tcPr>
                  <w:tcW w:w="1672" w:type="dxa"/>
                </w:tcPr>
                <w:p w14:paraId="7753872E" w14:textId="77777777" w:rsidR="00E4440F" w:rsidRDefault="00E4440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model_input_data</w:t>
                  </w:r>
                </w:p>
              </w:tc>
              <w:tc>
                <w:tcPr>
                  <w:tcW w:w="1039" w:type="dxa"/>
                </w:tcPr>
                <w:p w14:paraId="5A75EB6B" w14:textId="77777777" w:rsidR="00E4440F" w:rsidRDefault="00E4440F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dictionary</w:t>
                  </w:r>
                </w:p>
              </w:tc>
              <w:tc>
                <w:tcPr>
                  <w:tcW w:w="4143" w:type="dxa"/>
                </w:tcPr>
                <w:p w14:paraId="78D53D83" w14:textId="0886B8C5" w:rsidR="00E4440F" w:rsidRDefault="00E4440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Input the model needs to compute a forecast</w:t>
                  </w:r>
                  <w:r w:rsidR="00965F46">
                    <w:rPr>
                      <w:szCs w:val="20"/>
                    </w:rPr>
                    <w:t xml:space="preserve"> (</w:t>
                  </w:r>
                  <w:r w:rsidR="00965F46" w:rsidRPr="002E74E0">
                    <w:rPr>
                      <w:i/>
                      <w:iCs/>
                      <w:szCs w:val="20"/>
                    </w:rPr>
                    <w:t>See Section</w:t>
                  </w:r>
                  <w:r w:rsidR="002E74E0" w:rsidRPr="002E74E0">
                    <w:rPr>
                      <w:i/>
                      <w:iCs/>
                      <w:szCs w:val="20"/>
                    </w:rPr>
                    <w:t xml:space="preserve"> </w:t>
                  </w:r>
                  <w:r w:rsidR="002E74E0" w:rsidRPr="002E74E0">
                    <w:rPr>
                      <w:i/>
                      <w:iCs/>
                      <w:szCs w:val="20"/>
                    </w:rPr>
                    <w:fldChar w:fldCharType="begin"/>
                  </w:r>
                  <w:r w:rsidR="002E74E0" w:rsidRPr="002E74E0">
                    <w:rPr>
                      <w:i/>
                      <w:iCs/>
                      <w:szCs w:val="20"/>
                    </w:rPr>
                    <w:instrText xml:space="preserve"> REF _Ref123419689 \r \h </w:instrText>
                  </w:r>
                  <w:r w:rsidR="002E74E0">
                    <w:rPr>
                      <w:i/>
                      <w:iCs/>
                      <w:szCs w:val="20"/>
                    </w:rPr>
                    <w:instrText xml:space="preserve"> \* MERGEFORMAT </w:instrText>
                  </w:r>
                  <w:r w:rsidR="002E74E0" w:rsidRPr="002E74E0">
                    <w:rPr>
                      <w:i/>
                      <w:iCs/>
                      <w:szCs w:val="20"/>
                    </w:rPr>
                  </w:r>
                  <w:r w:rsidR="002E74E0" w:rsidRPr="002E74E0">
                    <w:rPr>
                      <w:i/>
                      <w:iCs/>
                      <w:szCs w:val="20"/>
                    </w:rPr>
                    <w:fldChar w:fldCharType="separate"/>
                  </w:r>
                  <w:r w:rsidR="00BA352A">
                    <w:rPr>
                      <w:i/>
                      <w:iCs/>
                      <w:szCs w:val="20"/>
                    </w:rPr>
                    <w:t>7.1.4</w:t>
                  </w:r>
                  <w:r w:rsidR="002E74E0" w:rsidRPr="002E74E0">
                    <w:rPr>
                      <w:i/>
                      <w:iCs/>
                      <w:szCs w:val="20"/>
                    </w:rPr>
                    <w:fldChar w:fldCharType="end"/>
                  </w:r>
                  <w:r w:rsidR="00965F46">
                    <w:rPr>
                      <w:szCs w:val="20"/>
                    </w:rPr>
                    <w:t>)</w:t>
                  </w:r>
                  <w:r>
                    <w:rPr>
                      <w:szCs w:val="20"/>
                    </w:rPr>
                    <w:t>.</w:t>
                  </w:r>
                </w:p>
              </w:tc>
            </w:tr>
            <w:tr w:rsidR="00E4440F" w14:paraId="66F97024" w14:textId="77777777" w:rsidTr="00DA4868">
              <w:tc>
                <w:tcPr>
                  <w:tcW w:w="1672" w:type="dxa"/>
                </w:tcPr>
                <w:p w14:paraId="1C2B590C" w14:textId="77777777" w:rsidR="00E4440F" w:rsidRDefault="00E4440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forecast_period</w:t>
                  </w:r>
                </w:p>
              </w:tc>
              <w:tc>
                <w:tcPr>
                  <w:tcW w:w="1039" w:type="dxa"/>
                </w:tcPr>
                <w:p w14:paraId="4603E88B" w14:textId="77777777" w:rsidR="00E4440F" w:rsidRDefault="00E4440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143" w:type="dxa"/>
                </w:tcPr>
                <w:p w14:paraId="1EFCE567" w14:textId="77777777" w:rsidR="00E4440F" w:rsidRDefault="00E4440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Forecast period in hours.</w:t>
                  </w:r>
                </w:p>
              </w:tc>
            </w:tr>
            <w:tr w:rsidR="003D6A75" w14:paraId="0B61C0E0" w14:textId="77777777" w:rsidTr="00DA4868">
              <w:tc>
                <w:tcPr>
                  <w:tcW w:w="1672" w:type="dxa"/>
                </w:tcPr>
                <w:p w14:paraId="14BA7E1B" w14:textId="6DC6B8FC" w:rsidR="003D6A75" w:rsidRPr="00A92AA3" w:rsidRDefault="003D6A75" w:rsidP="00DA4868">
                  <w:pPr>
                    <w:rPr>
                      <w:i/>
                      <w:iCs/>
                      <w:szCs w:val="20"/>
                    </w:rPr>
                  </w:pPr>
                  <w:r w:rsidRPr="003D6A75">
                    <w:rPr>
                      <w:i/>
                      <w:iCs/>
                      <w:szCs w:val="20"/>
                    </w:rPr>
                    <w:t>customer_flow_and_team_size</w:t>
                  </w:r>
                </w:p>
              </w:tc>
              <w:tc>
                <w:tcPr>
                  <w:tcW w:w="1039" w:type="dxa"/>
                </w:tcPr>
                <w:p w14:paraId="518493E5" w14:textId="79CABA7E" w:rsidR="003D6A75" w:rsidRPr="00666005" w:rsidRDefault="003D6A75" w:rsidP="00DA4868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bool</w:t>
                  </w:r>
                </w:p>
              </w:tc>
              <w:tc>
                <w:tcPr>
                  <w:tcW w:w="4143" w:type="dxa"/>
                </w:tcPr>
                <w:p w14:paraId="662A99F9" w14:textId="35381D42" w:rsidR="003D6A75" w:rsidRDefault="00AB1537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This parameter is only used when the API client wants to forecast the customer flow and the store’s team size, using a </w:t>
                  </w:r>
                  <w:proofErr w:type="spellStart"/>
                  <w:r w:rsidRPr="00C714CC">
                    <w:rPr>
                      <w:szCs w:val="20"/>
                    </w:rPr>
                    <w:t>MLPRegressor</w:t>
                  </w:r>
                  <w:proofErr w:type="spellEnd"/>
                  <w:r>
                    <w:rPr>
                      <w:szCs w:val="20"/>
                    </w:rPr>
                    <w:t xml:space="preserve"> model</w:t>
                  </w:r>
                  <w:r>
                    <w:rPr>
                      <w:rStyle w:val="Refdenotaderodap"/>
                      <w:szCs w:val="20"/>
                    </w:rPr>
                    <w:footnoteReference w:id="1"/>
                  </w:r>
                  <w:r>
                    <w:rPr>
                      <w:szCs w:val="20"/>
                    </w:rPr>
                    <w:t>. Default value is False.</w:t>
                  </w:r>
                </w:p>
              </w:tc>
            </w:tr>
          </w:tbl>
          <w:p w14:paraId="0A4FF91C" w14:textId="7F9887B9" w:rsidR="00BA3C67" w:rsidRDefault="00BA3C67" w:rsidP="00DA4868">
            <w:pPr>
              <w:rPr>
                <w:szCs w:val="20"/>
              </w:rPr>
            </w:pPr>
          </w:p>
        </w:tc>
      </w:tr>
      <w:tr w:rsidR="00BA3C67" w14:paraId="514E7B0D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488AE1B7" w14:textId="4359D422" w:rsidR="00BA3C67" w:rsidRPr="00BA3C67" w:rsidRDefault="00BA3C67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130210E2" w14:textId="0815B1FC" w:rsidR="00BA3C67" w:rsidRPr="00BA3C67" w:rsidRDefault="00BA3C67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BA3C67" w14:paraId="6747486E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4AD39077" w14:textId="200E6DB8" w:rsidR="00BA3C67" w:rsidRPr="00BA3C67" w:rsidRDefault="00BA3C67" w:rsidP="00DA4868">
            <w:pPr>
              <w:rPr>
                <w:i/>
                <w:iCs/>
                <w:sz w:val="18"/>
                <w:szCs w:val="18"/>
              </w:rPr>
            </w:pPr>
            <w:r w:rsidRPr="00BA3C67">
              <w:rPr>
                <w:rFonts w:cs="Times New Roman"/>
                <w:b/>
                <w:bCs/>
                <w:i/>
                <w:iCs/>
                <w:color w:val="333333"/>
                <w:sz w:val="18"/>
                <w:szCs w:val="18"/>
              </w:rPr>
              <w:t>Notes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315A10E7" w14:textId="1CF1A4DD" w:rsidR="00BA3C67" w:rsidRPr="00EB4319" w:rsidRDefault="00BA3C67" w:rsidP="00DA4868">
            <w:pPr>
              <w:rPr>
                <w:i/>
                <w:iCs/>
                <w:szCs w:val="20"/>
              </w:rPr>
            </w:pPr>
          </w:p>
        </w:tc>
      </w:tr>
      <w:tr w:rsidR="00BA3C67" w14:paraId="2706A1EB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F620BD" w14:textId="39B58F4D" w:rsidR="00BA3C67" w:rsidRPr="00BA3C67" w:rsidRDefault="00BA3C67" w:rsidP="00BA3C67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 w:rsidRPr="00BA3C67">
              <w:rPr>
                <w:rFonts w:cs="Times New Roman"/>
                <w:color w:val="333333"/>
                <w:sz w:val="18"/>
                <w:szCs w:val="18"/>
              </w:rPr>
              <w:t xml:space="preserve">Since two models may need different inputs to compute a forecast, </w:t>
            </w:r>
            <w:r w:rsidRPr="00BA3C67">
              <w:rPr>
                <w:i/>
                <w:iCs/>
                <w:sz w:val="18"/>
                <w:szCs w:val="18"/>
              </w:rPr>
              <w:t>model_input_data</w:t>
            </w:r>
            <w:r w:rsidRPr="00BA3C67">
              <w:rPr>
                <w:sz w:val="18"/>
                <w:szCs w:val="18"/>
              </w:rPr>
              <w:t xml:space="preserve"> is a </w:t>
            </w:r>
            <w:r w:rsidRPr="00BA3C67">
              <w:rPr>
                <w:i/>
                <w:iCs/>
                <w:sz w:val="18"/>
                <w:szCs w:val="18"/>
              </w:rPr>
              <w:t>dictionary</w:t>
            </w:r>
            <w:r w:rsidRPr="00BA3C67">
              <w:rPr>
                <w:sz w:val="18"/>
                <w:szCs w:val="18"/>
              </w:rPr>
              <w:t>.</w:t>
            </w:r>
          </w:p>
          <w:p w14:paraId="1352BC2B" w14:textId="57B4DA6D" w:rsidR="00BA3C67" w:rsidRPr="00BA3C67" w:rsidRDefault="00BA3C67" w:rsidP="00BA3C67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commentRangeStart w:id="8"/>
            <w:r w:rsidRPr="00BA3C67">
              <w:rPr>
                <w:rFonts w:cs="Times New Roman"/>
                <w:color w:val="333333"/>
                <w:sz w:val="18"/>
                <w:szCs w:val="18"/>
              </w:rPr>
              <w:t>The forecast period can be obtained from the backend database</w:t>
            </w:r>
            <w:commentRangeEnd w:id="8"/>
            <w:r w:rsidRPr="00BA3C67">
              <w:rPr>
                <w:rStyle w:val="Refdecomentrio"/>
                <w:sz w:val="18"/>
                <w:szCs w:val="18"/>
              </w:rPr>
              <w:commentReference w:id="8"/>
            </w:r>
            <w:r w:rsidRPr="00BA3C67">
              <w:rPr>
                <w:rFonts w:cs="Times New Roman"/>
                <w:color w:val="333333"/>
                <w:sz w:val="18"/>
                <w:szCs w:val="18"/>
              </w:rPr>
              <w:t>.</w:t>
            </w:r>
          </w:p>
          <w:p w14:paraId="3AA35528" w14:textId="19AAA811" w:rsidR="00BA3C67" w:rsidRPr="00BA3C67" w:rsidRDefault="00BA3C67" w:rsidP="00DA4868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 w:rsidRPr="00BA3C67">
              <w:rPr>
                <w:rFonts w:cs="Times New Roman"/>
                <w:color w:val="333333"/>
                <w:sz w:val="18"/>
                <w:szCs w:val="18"/>
              </w:rPr>
              <w:t xml:space="preserve">A client </w:t>
            </w:r>
            <w:r w:rsidRPr="00BA3C67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µ</w:t>
            </w:r>
            <w:r w:rsidRPr="00BA3C67">
              <w:rPr>
                <w:rFonts w:cs="Times New Roman"/>
                <w:color w:val="333333"/>
                <w:sz w:val="18"/>
                <w:szCs w:val="18"/>
              </w:rPr>
              <w:t xml:space="preserve"> can only use a model trained by client </w:t>
            </w:r>
            <w:r w:rsidRPr="00BA3C67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µ</w:t>
            </w:r>
            <w:r w:rsidRPr="00BA3C67">
              <w:rPr>
                <w:rFonts w:cs="Times New Roman"/>
                <w:color w:val="333333"/>
                <w:sz w:val="18"/>
                <w:szCs w:val="18"/>
              </w:rPr>
              <w:t>.</w:t>
            </w:r>
          </w:p>
        </w:tc>
      </w:tr>
      <w:tr w:rsidR="00BA3C67" w14:paraId="75A99298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795B20" w14:textId="77777777" w:rsidR="00BA3C67" w:rsidRDefault="00BA3C67" w:rsidP="00DA4868">
            <w:pPr>
              <w:rPr>
                <w:sz w:val="12"/>
                <w:szCs w:val="12"/>
              </w:rPr>
            </w:pPr>
          </w:p>
        </w:tc>
      </w:tr>
      <w:tr w:rsidR="00BA3C67" w14:paraId="2DEF736E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4576E8" w14:textId="7A38CDAF" w:rsidR="00BA3C67" w:rsidRPr="00BA3C67" w:rsidRDefault="00BA3C67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6329F0" w14:paraId="4DF3B0BB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8C469" w14:textId="77777777" w:rsidR="006329F0" w:rsidRPr="006329F0" w:rsidRDefault="006329F0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BA3C67" w14:paraId="7307580F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2E53435" w14:textId="77777777" w:rsidR="00BA3C67" w:rsidRDefault="00BA3C67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2E10897B" w14:textId="77777777" w:rsidR="00BA3C67" w:rsidRPr="00452A0D" w:rsidRDefault="00BA3C67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60"/>
              <w:gridCol w:w="1906"/>
              <w:gridCol w:w="3463"/>
            </w:tblGrid>
            <w:tr w:rsidR="00BA3C67" w14:paraId="6070927D" w14:textId="77777777" w:rsidTr="00BA3C67">
              <w:tc>
                <w:tcPr>
                  <w:tcW w:w="1672" w:type="dxa"/>
                </w:tcPr>
                <w:p w14:paraId="4B76FE50" w14:textId="1CEF5288" w:rsidR="00BA3C67" w:rsidRDefault="00DF425F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ds</w:t>
                  </w:r>
                </w:p>
              </w:tc>
              <w:tc>
                <w:tcPr>
                  <w:tcW w:w="1239" w:type="dxa"/>
                </w:tcPr>
                <w:p w14:paraId="2F07309C" w14:textId="44B1D186" w:rsidR="00BA3C67" w:rsidRDefault="00BA3C67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</w:t>
                  </w:r>
                  <w:r w:rsidR="00DF425F">
                    <w:rPr>
                      <w:i/>
                      <w:iCs/>
                      <w:szCs w:val="20"/>
                    </w:rPr>
                    <w:t>str</w:t>
                  </w:r>
                  <w:r w:rsidRPr="00666005">
                    <w:rPr>
                      <w:i/>
                      <w:iCs/>
                      <w:szCs w:val="20"/>
                    </w:rPr>
                    <w:t>ing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4041" w:type="dxa"/>
                </w:tcPr>
                <w:p w14:paraId="41E09994" w14:textId="5AB209B1" w:rsidR="00BA3C67" w:rsidRDefault="00DF425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A list of </w:t>
                  </w:r>
                  <w:r w:rsidRPr="005D2B2B">
                    <w:rPr>
                      <w:i/>
                      <w:iCs/>
                      <w:szCs w:val="20"/>
                    </w:rPr>
                    <w:t>strings</w:t>
                  </w:r>
                  <w:r>
                    <w:rPr>
                      <w:szCs w:val="20"/>
                    </w:rPr>
                    <w:t xml:space="preserve"> representing </w:t>
                  </w:r>
                  <w:r w:rsidRPr="004024AF">
                    <w:rPr>
                      <w:szCs w:val="20"/>
                    </w:rPr>
                    <w:t>time</w:t>
                  </w:r>
                  <w:r>
                    <w:rPr>
                      <w:szCs w:val="20"/>
                    </w:rPr>
                    <w:t xml:space="preserve">stamps with the format </w:t>
                  </w:r>
                  <w:r w:rsidRPr="00412098">
                    <w:rPr>
                      <w:szCs w:val="20"/>
                    </w:rPr>
                    <w:t>YYYY-MM-DD HH:MM:SS</w:t>
                  </w:r>
                  <w:r>
                    <w:rPr>
                      <w:szCs w:val="20"/>
                    </w:rPr>
                    <w:t xml:space="preserve">, e.g., </w:t>
                  </w:r>
                  <w:r w:rsidRPr="00412098">
                    <w:rPr>
                      <w:szCs w:val="20"/>
                    </w:rPr>
                    <w:t>2019-04-13 09:15:00</w:t>
                  </w:r>
                  <w:r>
                    <w:rPr>
                      <w:szCs w:val="20"/>
                    </w:rPr>
                    <w:t xml:space="preserve">, </w:t>
                  </w:r>
                  <w:r w:rsidR="005579C7">
                    <w:rPr>
                      <w:szCs w:val="20"/>
                    </w:rPr>
                    <w:t xml:space="preserve">with granularity set to the hour, </w:t>
                  </w:r>
                  <w:r>
                    <w:rPr>
                      <w:szCs w:val="20"/>
                    </w:rPr>
                    <w:t xml:space="preserve">corresponding to the </w:t>
                  </w:r>
                  <w:r w:rsidRPr="004024AF">
                    <w:rPr>
                      <w:szCs w:val="20"/>
                    </w:rPr>
                    <w:t>time</w:t>
                  </w:r>
                  <w:r>
                    <w:rPr>
                      <w:szCs w:val="20"/>
                    </w:rPr>
                    <w:t>stamps for which a prediction has been computed</w:t>
                  </w:r>
                  <w:r w:rsidRPr="00103DD2">
                    <w:rPr>
                      <w:szCs w:val="20"/>
                    </w:rPr>
                    <w:t>.</w:t>
                  </w:r>
                </w:p>
              </w:tc>
            </w:tr>
            <w:tr w:rsidR="00DF425F" w14:paraId="42E98C03" w14:textId="77777777" w:rsidTr="00BA3C67">
              <w:tc>
                <w:tcPr>
                  <w:tcW w:w="1672" w:type="dxa"/>
                </w:tcPr>
                <w:p w14:paraId="22D1AD5F" w14:textId="249A4D71" w:rsidR="00DF425F" w:rsidRDefault="00DF425F" w:rsidP="00DA4868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f</w:t>
                  </w:r>
                  <w:r w:rsidRPr="003605CD">
                    <w:rPr>
                      <w:i/>
                      <w:iCs/>
                      <w:szCs w:val="20"/>
                    </w:rPr>
                    <w:t>orecast</w:t>
                  </w:r>
                </w:p>
              </w:tc>
              <w:tc>
                <w:tcPr>
                  <w:tcW w:w="1239" w:type="dxa"/>
                </w:tcPr>
                <w:p w14:paraId="60F4DDE4" w14:textId="697711B8" w:rsidR="00DF425F" w:rsidRDefault="00AB1537" w:rsidP="00DA4868">
                  <w:pPr>
                    <w:rPr>
                      <w:i/>
                      <w:iCs/>
                      <w:szCs w:val="20"/>
                    </w:rPr>
                  </w:pPr>
                  <w:r w:rsidRPr="00AB1537">
                    <w:rPr>
                      <w:i/>
                      <w:iCs/>
                      <w:szCs w:val="20"/>
                    </w:rPr>
                    <w:t>Optional[List[float]]</w:t>
                  </w:r>
                </w:p>
              </w:tc>
              <w:tc>
                <w:tcPr>
                  <w:tcW w:w="4041" w:type="dxa"/>
                </w:tcPr>
                <w:p w14:paraId="2CF15F80" w14:textId="69F942A4" w:rsidR="00DF425F" w:rsidRDefault="00DF425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A list with the values predicted</w:t>
                  </w:r>
                  <w:r w:rsidRPr="003A4244">
                    <w:rPr>
                      <w:szCs w:val="20"/>
                    </w:rPr>
                    <w:t>.</w:t>
                  </w:r>
                  <w:r>
                    <w:rPr>
                      <w:szCs w:val="20"/>
                    </w:rPr>
                    <w:t xml:space="preserve"> The size of </w:t>
                  </w:r>
                  <w:r>
                    <w:rPr>
                      <w:i/>
                      <w:iCs/>
                      <w:szCs w:val="20"/>
                    </w:rPr>
                    <w:t>ds</w:t>
                  </w:r>
                  <w:r w:rsidRPr="00DF425F">
                    <w:rPr>
                      <w:szCs w:val="20"/>
                    </w:rPr>
                    <w:t xml:space="preserve"> and </w:t>
                  </w:r>
                  <w:r>
                    <w:rPr>
                      <w:i/>
                      <w:iCs/>
                      <w:szCs w:val="20"/>
                    </w:rPr>
                    <w:t>f</w:t>
                  </w:r>
                  <w:r w:rsidRPr="003605CD">
                    <w:rPr>
                      <w:i/>
                      <w:iCs/>
                      <w:szCs w:val="20"/>
                    </w:rPr>
                    <w:t>orecast</w:t>
                  </w:r>
                  <w:r>
                    <w:rPr>
                      <w:szCs w:val="20"/>
                    </w:rPr>
                    <w:t xml:space="preserve"> is equal to the forecast period specified. There is an implicit </w:t>
                  </w:r>
                  <w:r w:rsidRPr="00047898">
                    <w:rPr>
                      <w:i/>
                      <w:iCs/>
                      <w:szCs w:val="20"/>
                    </w:rPr>
                    <w:t>1-1</w:t>
                  </w:r>
                  <w:r>
                    <w:rPr>
                      <w:szCs w:val="20"/>
                    </w:rPr>
                    <w:t xml:space="preserve"> correspondence between the element</w:t>
                  </w:r>
                  <w:r w:rsidR="00047898">
                    <w:rPr>
                      <w:szCs w:val="20"/>
                    </w:rPr>
                    <w:t>s</w:t>
                  </w:r>
                  <w:r>
                    <w:rPr>
                      <w:szCs w:val="20"/>
                    </w:rPr>
                    <w:t xml:space="preserve"> of </w:t>
                  </w:r>
                  <w:r>
                    <w:rPr>
                      <w:i/>
                      <w:iCs/>
                      <w:szCs w:val="20"/>
                    </w:rPr>
                    <w:t>ds</w:t>
                  </w:r>
                  <w:r w:rsidRPr="00DF425F">
                    <w:rPr>
                      <w:szCs w:val="20"/>
                    </w:rPr>
                    <w:t xml:space="preserve"> and </w:t>
                  </w:r>
                  <w:r>
                    <w:rPr>
                      <w:i/>
                      <w:iCs/>
                      <w:szCs w:val="20"/>
                    </w:rPr>
                    <w:t>f</w:t>
                  </w:r>
                  <w:r w:rsidRPr="003605CD">
                    <w:rPr>
                      <w:i/>
                      <w:iCs/>
                      <w:szCs w:val="20"/>
                    </w:rPr>
                    <w:t>orecast</w:t>
                  </w:r>
                  <w:r>
                    <w:rPr>
                      <w:szCs w:val="20"/>
                    </w:rPr>
                    <w:t>.</w:t>
                  </w:r>
                  <w:r w:rsidR="00AB1537">
                    <w:rPr>
                      <w:szCs w:val="20"/>
                    </w:rPr>
                    <w:t xml:space="preserve"> If forecasting more than 1 type of variable simultaneously, e.g., if forecasting customer flow and sizing, </w:t>
                  </w:r>
                  <w:r w:rsidR="00DB3ED8">
                    <w:rPr>
                      <w:szCs w:val="20"/>
                    </w:rPr>
                    <w:t xml:space="preserve">the result will be returned in </w:t>
                  </w:r>
                  <w:r w:rsidR="00DB3ED8">
                    <w:rPr>
                      <w:i/>
                      <w:iCs/>
                      <w:szCs w:val="20"/>
                    </w:rPr>
                    <w:t>f</w:t>
                  </w:r>
                  <w:r w:rsidR="00DB3ED8" w:rsidRPr="003605CD">
                    <w:rPr>
                      <w:i/>
                      <w:iCs/>
                      <w:szCs w:val="20"/>
                    </w:rPr>
                    <w:t>orecast</w:t>
                  </w:r>
                  <w:r w:rsidR="00DB3ED8">
                    <w:rPr>
                      <w:i/>
                      <w:iCs/>
                      <w:szCs w:val="20"/>
                    </w:rPr>
                    <w:t>s</w:t>
                  </w:r>
                  <w:r w:rsidR="00DD483D">
                    <w:rPr>
                      <w:szCs w:val="20"/>
                    </w:rPr>
                    <w:t xml:space="preserve"> instead</w:t>
                  </w:r>
                  <w:r w:rsidR="00DB3ED8" w:rsidRPr="00DD483D">
                    <w:rPr>
                      <w:szCs w:val="20"/>
                    </w:rPr>
                    <w:t xml:space="preserve"> (See </w:t>
                  </w:r>
                  <w:r w:rsidR="00DD483D" w:rsidRPr="00DD483D">
                    <w:rPr>
                      <w:szCs w:val="20"/>
                    </w:rPr>
                    <w:t>below</w:t>
                  </w:r>
                  <w:r w:rsidR="00DB3ED8" w:rsidRPr="00DD483D">
                    <w:rPr>
                      <w:szCs w:val="20"/>
                    </w:rPr>
                    <w:t xml:space="preserve">) and </w:t>
                  </w:r>
                  <w:r w:rsidR="00DB3ED8">
                    <w:rPr>
                      <w:i/>
                      <w:iCs/>
                      <w:szCs w:val="20"/>
                    </w:rPr>
                    <w:t>f</w:t>
                  </w:r>
                  <w:r w:rsidR="00DB3ED8" w:rsidRPr="003605CD">
                    <w:rPr>
                      <w:i/>
                      <w:iCs/>
                      <w:szCs w:val="20"/>
                    </w:rPr>
                    <w:t>orecast</w:t>
                  </w:r>
                  <w:r w:rsidR="00DB3ED8" w:rsidRPr="00DD483D">
                    <w:rPr>
                      <w:szCs w:val="20"/>
                    </w:rPr>
                    <w:t xml:space="preserve"> will </w:t>
                  </w:r>
                  <w:r w:rsidR="00DB3ED8" w:rsidRPr="00DD483D">
                    <w:rPr>
                      <w:szCs w:val="20"/>
                    </w:rPr>
                    <w:lastRenderedPageBreak/>
                    <w:t>have the value</w:t>
                  </w:r>
                  <w:r w:rsidR="00DB3ED8">
                    <w:rPr>
                      <w:i/>
                      <w:iCs/>
                      <w:szCs w:val="20"/>
                    </w:rPr>
                    <w:t xml:space="preserve"> None</w:t>
                  </w:r>
                  <w:r w:rsidR="00DB3ED8" w:rsidRPr="00DD483D">
                    <w:rPr>
                      <w:szCs w:val="20"/>
                    </w:rPr>
                    <w:t xml:space="preserve">. </w:t>
                  </w:r>
                  <w:r w:rsidR="00DD483D" w:rsidRPr="00DD483D">
                    <w:rPr>
                      <w:b/>
                      <w:bCs/>
                      <w:szCs w:val="20"/>
                    </w:rPr>
                    <w:t xml:space="preserve">The decision two have two variables has as its main </w:t>
                  </w:r>
                  <w:r w:rsidR="00DD483D">
                    <w:rPr>
                      <w:b/>
                      <w:bCs/>
                      <w:szCs w:val="20"/>
                    </w:rPr>
                    <w:t>goal</w:t>
                  </w:r>
                  <w:r w:rsidR="00DD483D" w:rsidRPr="00DD483D">
                    <w:rPr>
                      <w:b/>
                      <w:bCs/>
                      <w:szCs w:val="20"/>
                    </w:rPr>
                    <w:t xml:space="preserve"> not to break the API. In the future, </w:t>
                  </w:r>
                  <w:r w:rsidR="00DD483D" w:rsidRPr="00DD483D">
                    <w:rPr>
                      <w:b/>
                      <w:bCs/>
                      <w:i/>
                      <w:iCs/>
                      <w:szCs w:val="20"/>
                    </w:rPr>
                    <w:t>forecast</w:t>
                  </w:r>
                  <w:r w:rsidR="00DD483D" w:rsidRPr="00DD483D">
                    <w:rPr>
                      <w:b/>
                      <w:bCs/>
                      <w:szCs w:val="20"/>
                    </w:rPr>
                    <w:t xml:space="preserve"> can be removed.</w:t>
                  </w:r>
                </w:p>
              </w:tc>
            </w:tr>
            <w:tr w:rsidR="00AB1537" w14:paraId="428CBEB5" w14:textId="77777777" w:rsidTr="00BA3C67">
              <w:tc>
                <w:tcPr>
                  <w:tcW w:w="1672" w:type="dxa"/>
                </w:tcPr>
                <w:p w14:paraId="21001907" w14:textId="769D759C" w:rsidR="00AB1537" w:rsidRDefault="00AB1537" w:rsidP="00DA4868">
                  <w:pPr>
                    <w:rPr>
                      <w:i/>
                      <w:iCs/>
                      <w:szCs w:val="20"/>
                    </w:rPr>
                  </w:pPr>
                  <w:r w:rsidRPr="00AB1537">
                    <w:rPr>
                      <w:i/>
                      <w:iCs/>
                      <w:szCs w:val="20"/>
                    </w:rPr>
                    <w:lastRenderedPageBreak/>
                    <w:t>forecasts</w:t>
                  </w:r>
                </w:p>
              </w:tc>
              <w:tc>
                <w:tcPr>
                  <w:tcW w:w="1239" w:type="dxa"/>
                </w:tcPr>
                <w:p w14:paraId="1BCCF1DE" w14:textId="0B114C7A" w:rsidR="00AB1537" w:rsidRDefault="00AB1537" w:rsidP="00DA4868">
                  <w:pPr>
                    <w:rPr>
                      <w:i/>
                      <w:iCs/>
                      <w:szCs w:val="20"/>
                    </w:rPr>
                  </w:pPr>
                  <w:r w:rsidRPr="00AB1537">
                    <w:rPr>
                      <w:i/>
                      <w:iCs/>
                      <w:szCs w:val="20"/>
                    </w:rPr>
                    <w:t>Optional[</w:t>
                  </w:r>
                  <w:proofErr w:type="spellStart"/>
                  <w:r w:rsidRPr="00AB1537">
                    <w:rPr>
                      <w:i/>
                      <w:iCs/>
                      <w:szCs w:val="20"/>
                    </w:rPr>
                    <w:t>dict</w:t>
                  </w:r>
                  <w:proofErr w:type="spellEnd"/>
                  <w:r w:rsidRPr="00AB1537"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4041" w:type="dxa"/>
                </w:tcPr>
                <w:p w14:paraId="2067A0B3" w14:textId="74391308" w:rsidR="00AB1537" w:rsidRPr="00513379" w:rsidRDefault="00AB1537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A dictionary structure containing two forecasts for two variables, y1 and y2, e.g., where y1 and y2 are forecasts for customer flow and team size, respectively, for a specified forecast period.</w:t>
                  </w:r>
                  <w:r w:rsidR="00513379">
                    <w:rPr>
                      <w:szCs w:val="20"/>
                    </w:rPr>
                    <w:t xml:space="preserve"> </w:t>
                  </w:r>
                  <w:r w:rsidR="00513379">
                    <w:rPr>
                      <w:i/>
                      <w:iCs/>
                      <w:szCs w:val="20"/>
                    </w:rPr>
                    <w:t>f</w:t>
                  </w:r>
                  <w:r w:rsidR="00513379" w:rsidRPr="00513379">
                    <w:rPr>
                      <w:i/>
                      <w:iCs/>
                      <w:szCs w:val="20"/>
                    </w:rPr>
                    <w:t>orecasts</w:t>
                  </w:r>
                  <w:r w:rsidR="00513379">
                    <w:rPr>
                      <w:szCs w:val="20"/>
                    </w:rPr>
                    <w:t xml:space="preserve"> is only used when </w:t>
                  </w:r>
                  <w:r w:rsidR="00513379" w:rsidRPr="003D6A75">
                    <w:rPr>
                      <w:i/>
                      <w:iCs/>
                      <w:szCs w:val="20"/>
                    </w:rPr>
                    <w:t>customer_flow_and_team_size</w:t>
                  </w:r>
                  <w:r w:rsidR="00513379">
                    <w:rPr>
                      <w:i/>
                      <w:iCs/>
                      <w:szCs w:val="20"/>
                    </w:rPr>
                    <w:t xml:space="preserve"> = True</w:t>
                  </w:r>
                  <w:r w:rsidR="00A53A58">
                    <w:rPr>
                      <w:szCs w:val="20"/>
                    </w:rPr>
                    <w:t>, i.e.,</w:t>
                  </w:r>
                  <w:r w:rsidR="00513379">
                    <w:rPr>
                      <w:szCs w:val="20"/>
                    </w:rPr>
                    <w:t xml:space="preserve"> when forecasting two types o</w:t>
                  </w:r>
                  <w:r w:rsidR="00A53A58">
                    <w:rPr>
                      <w:szCs w:val="20"/>
                    </w:rPr>
                    <w:t>f</w:t>
                  </w:r>
                  <w:r w:rsidR="00513379">
                    <w:rPr>
                      <w:szCs w:val="20"/>
                    </w:rPr>
                    <w:t xml:space="preserve"> variables simultaneously usin</w:t>
                  </w:r>
                  <w:r w:rsidR="005A123B">
                    <w:rPr>
                      <w:szCs w:val="20"/>
                    </w:rPr>
                    <w:t xml:space="preserve">g a </w:t>
                  </w:r>
                  <w:proofErr w:type="spellStart"/>
                  <w:r w:rsidR="005A123B" w:rsidRPr="005A123B">
                    <w:rPr>
                      <w:i/>
                      <w:iCs/>
                      <w:szCs w:val="20"/>
                    </w:rPr>
                    <w:t>MLPRegressor</w:t>
                  </w:r>
                  <w:proofErr w:type="spellEnd"/>
                  <w:r w:rsidR="005A123B">
                    <w:rPr>
                      <w:szCs w:val="20"/>
                    </w:rPr>
                    <w:t xml:space="preserve"> model. In a response, either </w:t>
                  </w:r>
                  <w:r w:rsidR="005A123B" w:rsidRPr="005A123B">
                    <w:rPr>
                      <w:i/>
                      <w:iCs/>
                      <w:szCs w:val="20"/>
                    </w:rPr>
                    <w:t>forecast</w:t>
                  </w:r>
                  <w:r w:rsidR="005A123B">
                    <w:rPr>
                      <w:szCs w:val="20"/>
                    </w:rPr>
                    <w:t xml:space="preserve"> or </w:t>
                  </w:r>
                  <w:r w:rsidR="005A123B" w:rsidRPr="005A123B">
                    <w:rPr>
                      <w:i/>
                      <w:iCs/>
                      <w:szCs w:val="20"/>
                    </w:rPr>
                    <w:t>forecasts</w:t>
                  </w:r>
                  <w:r w:rsidR="005A123B">
                    <w:rPr>
                      <w:szCs w:val="20"/>
                    </w:rPr>
                    <w:t xml:space="preserve"> is set (used).</w:t>
                  </w:r>
                  <w:r w:rsidR="00A53A58">
                    <w:rPr>
                      <w:szCs w:val="20"/>
                    </w:rPr>
                    <w:t xml:space="preserve"> If </w:t>
                  </w:r>
                  <w:r w:rsidR="00A53A58" w:rsidRPr="00A53A58">
                    <w:rPr>
                      <w:i/>
                      <w:iCs/>
                      <w:szCs w:val="20"/>
                    </w:rPr>
                    <w:t>forecasts</w:t>
                  </w:r>
                  <w:r w:rsidR="00A53A58">
                    <w:rPr>
                      <w:szCs w:val="20"/>
                    </w:rPr>
                    <w:t xml:space="preserve"> is not used its value is </w:t>
                  </w:r>
                  <w:r w:rsidR="00A53A58" w:rsidRPr="00A53A58">
                    <w:rPr>
                      <w:i/>
                      <w:iCs/>
                      <w:szCs w:val="20"/>
                    </w:rPr>
                    <w:t>None</w:t>
                  </w:r>
                  <w:r w:rsidR="00A53A58">
                    <w:rPr>
                      <w:szCs w:val="20"/>
                    </w:rPr>
                    <w:t>.</w:t>
                  </w:r>
                </w:p>
              </w:tc>
            </w:tr>
          </w:tbl>
          <w:p w14:paraId="47A3D3F6" w14:textId="77777777" w:rsidR="00BA3C67" w:rsidRDefault="00BA3C67" w:rsidP="00DA4868">
            <w:pPr>
              <w:rPr>
                <w:szCs w:val="20"/>
              </w:rPr>
            </w:pPr>
          </w:p>
        </w:tc>
      </w:tr>
      <w:tr w:rsidR="00BA3C67" w14:paraId="26750C36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E4B15C" w14:textId="6255EBF6" w:rsidR="00BA3C67" w:rsidRPr="00B77388" w:rsidRDefault="00B77388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lastRenderedPageBreak/>
              <w:t>Error Messages</w:t>
            </w:r>
          </w:p>
        </w:tc>
      </w:tr>
      <w:tr w:rsidR="00B77388" w14:paraId="149351CC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4288" w14:textId="72B5B248" w:rsidR="00B77388" w:rsidRPr="00B77388" w:rsidRDefault="00B77388" w:rsidP="00DA4868">
            <w:pPr>
              <w:rPr>
                <w:sz w:val="6"/>
                <w:szCs w:val="6"/>
              </w:rPr>
            </w:pPr>
          </w:p>
        </w:tc>
      </w:tr>
      <w:tr w:rsidR="00B77388" w14:paraId="2D9C044A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09D778" w14:textId="5301E551" w:rsidR="00B77388" w:rsidRDefault="00210D86" w:rsidP="00DA4868">
            <w:r>
              <w:rPr>
                <w:rFonts w:cs="Times New Roman"/>
                <w:color w:val="333333"/>
                <w:szCs w:val="20"/>
              </w:rPr>
              <w:t>In case an error occurs</w:t>
            </w:r>
            <w:r w:rsidRPr="003605CD">
              <w:rPr>
                <w:rFonts w:cs="Times New Roman"/>
                <w:color w:val="333333"/>
                <w:szCs w:val="20"/>
              </w:rPr>
              <w:t xml:space="preserve">, an </w:t>
            </w:r>
            <w:r w:rsidRPr="00210D86">
              <w:rPr>
                <w:rFonts w:cs="Times New Roman"/>
                <w:i/>
                <w:iCs/>
                <w:color w:val="333333"/>
                <w:szCs w:val="20"/>
              </w:rPr>
              <w:t>HTTP Exception</w:t>
            </w:r>
            <w:r w:rsidRPr="003605CD">
              <w:rPr>
                <w:rFonts w:cs="Times New Roman"/>
                <w:color w:val="333333"/>
                <w:szCs w:val="20"/>
              </w:rPr>
              <w:t xml:space="preserve"> will be raised and sent to the client.</w:t>
            </w:r>
          </w:p>
        </w:tc>
      </w:tr>
      <w:tr w:rsidR="00210D86" w14:paraId="4FCC8879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7D08EE" w14:textId="77777777" w:rsidR="00210D86" w:rsidRPr="00491E21" w:rsidRDefault="00210D86" w:rsidP="00DA4868">
            <w:pPr>
              <w:rPr>
                <w:sz w:val="12"/>
                <w:szCs w:val="12"/>
              </w:rPr>
            </w:pPr>
          </w:p>
        </w:tc>
      </w:tr>
      <w:tr w:rsidR="00210D86" w14:paraId="597C25B7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92"/>
              <w:gridCol w:w="1582"/>
              <w:gridCol w:w="5561"/>
            </w:tblGrid>
            <w:tr w:rsidR="007938D8" w14:paraId="42FB93E0" w14:textId="77777777" w:rsidTr="007938D8">
              <w:tc>
                <w:tcPr>
                  <w:tcW w:w="1292" w:type="dxa"/>
                  <w:tcBorders>
                    <w:top w:val="single" w:sz="4" w:space="0" w:color="auto"/>
                  </w:tcBorders>
                </w:tcPr>
                <w:p w14:paraId="45CA8F99" w14:textId="4B661898" w:rsidR="00210D86" w:rsidRPr="00491E21" w:rsidRDefault="00210D86" w:rsidP="007938D8">
                  <w:pPr>
                    <w:spacing w:before="120"/>
                    <w:rPr>
                      <w:b/>
                      <w:bCs/>
                      <w:szCs w:val="20"/>
                    </w:rPr>
                  </w:pPr>
                  <w:proofErr w:type="spellStart"/>
                  <w:r w:rsidRPr="00491E21">
                    <w:rPr>
                      <w:b/>
                      <w:bCs/>
                      <w:i/>
                      <w:iCs/>
                      <w:szCs w:val="20"/>
                    </w:rPr>
                    <w:t>status_code</w:t>
                  </w:r>
                  <w:proofErr w:type="spellEnd"/>
                </w:p>
              </w:tc>
              <w:tc>
                <w:tcPr>
                  <w:tcW w:w="1582" w:type="dxa"/>
                  <w:tcBorders>
                    <w:top w:val="single" w:sz="4" w:space="0" w:color="auto"/>
                  </w:tcBorders>
                </w:tcPr>
                <w:p w14:paraId="06F3BE65" w14:textId="463A5FEF" w:rsidR="00210D86" w:rsidRDefault="00210D86" w:rsidP="007938D8">
                  <w:pPr>
                    <w:spacing w:before="120"/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422</w:t>
                  </w:r>
                </w:p>
              </w:tc>
              <w:tc>
                <w:tcPr>
                  <w:tcW w:w="5561" w:type="dxa"/>
                  <w:tcBorders>
                    <w:top w:val="single" w:sz="4" w:space="0" w:color="auto"/>
                  </w:tcBorders>
                </w:tcPr>
                <w:p w14:paraId="4FDBEC0D" w14:textId="4B665681" w:rsidR="00210D86" w:rsidRPr="000E247F" w:rsidRDefault="000E247F" w:rsidP="007938D8">
                  <w:pPr>
                    <w:spacing w:before="120"/>
                    <w:rPr>
                      <w:iCs/>
                      <w:szCs w:val="20"/>
                    </w:rPr>
                  </w:pPr>
                  <w:r>
                    <w:rPr>
                      <w:rFonts w:cs="Times New Roman"/>
                      <w:iCs/>
                      <w:color w:val="333333"/>
                      <w:szCs w:val="20"/>
                    </w:rPr>
                    <w:t>R</w:t>
                  </w:r>
                  <w:r w:rsidR="00210D86" w:rsidRPr="000E247F">
                    <w:rPr>
                      <w:rFonts w:cs="Times New Roman"/>
                      <w:iCs/>
                      <w:color w:val="333333"/>
                      <w:szCs w:val="20"/>
                    </w:rPr>
                    <w:t>aised in response to an invalid request input.</w:t>
                  </w:r>
                </w:p>
              </w:tc>
            </w:tr>
            <w:tr w:rsidR="000E247F" w14:paraId="5D5BDEB9" w14:textId="77777777" w:rsidTr="0022171A">
              <w:tc>
                <w:tcPr>
                  <w:tcW w:w="1292" w:type="dxa"/>
                  <w:tcBorders>
                    <w:bottom w:val="single" w:sz="4" w:space="0" w:color="auto"/>
                  </w:tcBorders>
                </w:tcPr>
                <w:p w14:paraId="04DD1645" w14:textId="287C3D78" w:rsidR="000E247F" w:rsidRPr="00491E21" w:rsidRDefault="000E247F" w:rsidP="0022171A">
                  <w:pPr>
                    <w:spacing w:after="120"/>
                    <w:rPr>
                      <w:b/>
                      <w:bCs/>
                      <w:i/>
                      <w:iCs/>
                      <w:szCs w:val="20"/>
                    </w:rPr>
                  </w:pPr>
                  <w:r w:rsidRPr="00491E21">
                    <w:rPr>
                      <w:b/>
                      <w:bCs/>
                      <w:i/>
                      <w:iCs/>
                      <w:szCs w:val="20"/>
                    </w:rPr>
                    <w:t>detail</w:t>
                  </w:r>
                </w:p>
              </w:tc>
              <w:tc>
                <w:tcPr>
                  <w:tcW w:w="1582" w:type="dxa"/>
                  <w:tcBorders>
                    <w:bottom w:val="single" w:sz="4" w:space="0" w:color="auto"/>
                  </w:tcBorders>
                </w:tcPr>
                <w:p w14:paraId="30ABFC68" w14:textId="04A634CD" w:rsidR="000E247F" w:rsidRDefault="000E247F" w:rsidP="0022171A">
                  <w:pPr>
                    <w:spacing w:after="120"/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</w:t>
                  </w:r>
                  <w:r w:rsidRPr="00D92243">
                    <w:rPr>
                      <w:i/>
                      <w:iCs/>
                      <w:szCs w:val="20"/>
                    </w:rPr>
                    <w:t>Detail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5561" w:type="dxa"/>
                  <w:tcBorders>
                    <w:bottom w:val="single" w:sz="4" w:space="0" w:color="auto"/>
                  </w:tcBorders>
                </w:tcPr>
                <w:p w14:paraId="50FEE31E" w14:textId="2B20DFB3" w:rsidR="000E247F" w:rsidRDefault="000E247F" w:rsidP="0022171A">
                  <w:pPr>
                    <w:spacing w:after="120"/>
                    <w:rPr>
                      <w:rFonts w:cs="Times New Roman"/>
                      <w:iCs/>
                      <w:color w:val="333333"/>
                      <w:szCs w:val="20"/>
                    </w:rPr>
                  </w:pPr>
                  <w:r>
                    <w:rPr>
                      <w:szCs w:val="20"/>
                    </w:rPr>
                    <w:t xml:space="preserve">A list (array) of objects of type </w:t>
                  </w:r>
                  <w:r w:rsidRPr="00D92243">
                    <w:rPr>
                      <w:i/>
                      <w:iCs/>
                      <w:szCs w:val="20"/>
                    </w:rPr>
                    <w:t>Detail</w:t>
                  </w:r>
                  <w:r w:rsidRPr="00965F46">
                    <w:rPr>
                      <w:szCs w:val="20"/>
                    </w:rPr>
                    <w:t xml:space="preserve"> (</w:t>
                  </w:r>
                  <w:r w:rsidRPr="002E74E0">
                    <w:rPr>
                      <w:i/>
                      <w:iCs/>
                      <w:szCs w:val="20"/>
                    </w:rPr>
                    <w:t xml:space="preserve">See </w:t>
                  </w:r>
                  <w:r w:rsidR="00B539C0" w:rsidRPr="002E74E0">
                    <w:rPr>
                      <w:i/>
                      <w:iCs/>
                      <w:szCs w:val="20"/>
                    </w:rPr>
                    <w:t xml:space="preserve">Section </w:t>
                  </w:r>
                  <w:r w:rsidR="00B539C0" w:rsidRPr="002E74E0">
                    <w:rPr>
                      <w:i/>
                      <w:iCs/>
                      <w:szCs w:val="20"/>
                    </w:rPr>
                    <w:fldChar w:fldCharType="begin"/>
                  </w:r>
                  <w:r w:rsidR="00B539C0" w:rsidRPr="002E74E0">
                    <w:rPr>
                      <w:i/>
                      <w:iCs/>
                      <w:szCs w:val="20"/>
                    </w:rPr>
                    <w:instrText xml:space="preserve"> REF _Ref123409222 \r \h </w:instrText>
                  </w:r>
                  <w:r w:rsidR="00965F46" w:rsidRPr="002E74E0">
                    <w:rPr>
                      <w:i/>
                      <w:iCs/>
                      <w:szCs w:val="20"/>
                    </w:rPr>
                    <w:instrText xml:space="preserve"> \* MERGEFORMAT </w:instrText>
                  </w:r>
                  <w:r w:rsidR="00B539C0" w:rsidRPr="002E74E0">
                    <w:rPr>
                      <w:i/>
                      <w:iCs/>
                      <w:szCs w:val="20"/>
                    </w:rPr>
                  </w:r>
                  <w:r w:rsidR="00B539C0" w:rsidRPr="002E74E0">
                    <w:rPr>
                      <w:i/>
                      <w:iCs/>
                      <w:szCs w:val="20"/>
                    </w:rPr>
                    <w:fldChar w:fldCharType="separate"/>
                  </w:r>
                  <w:r w:rsidR="00BA352A">
                    <w:rPr>
                      <w:i/>
                      <w:iCs/>
                      <w:szCs w:val="20"/>
                    </w:rPr>
                    <w:t>7.1.3</w:t>
                  </w:r>
                  <w:r w:rsidR="00B539C0" w:rsidRPr="002E74E0">
                    <w:rPr>
                      <w:i/>
                      <w:iCs/>
                      <w:szCs w:val="20"/>
                    </w:rPr>
                    <w:fldChar w:fldCharType="end"/>
                  </w:r>
                  <w:r w:rsidRPr="00965F46">
                    <w:rPr>
                      <w:szCs w:val="20"/>
                    </w:rPr>
                    <w:t>)</w:t>
                  </w:r>
                  <w:r>
                    <w:rPr>
                      <w:szCs w:val="20"/>
                    </w:rPr>
                    <w:t>.</w:t>
                  </w:r>
                </w:p>
              </w:tc>
            </w:tr>
          </w:tbl>
          <w:p w14:paraId="165517BB" w14:textId="77777777" w:rsidR="00210D86" w:rsidRDefault="00210D86" w:rsidP="00210D86"/>
        </w:tc>
      </w:tr>
      <w:tr w:rsidR="00491E21" w14:paraId="4792D6A0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AE317E" w14:textId="77777777" w:rsidR="006B7E98" w:rsidRPr="0050256B" w:rsidRDefault="006B7E98" w:rsidP="0022171A">
            <w:pPr>
              <w:spacing w:before="120" w:after="80"/>
              <w:ind w:left="323"/>
              <w:rPr>
                <w:i/>
                <w:iCs/>
                <w:sz w:val="18"/>
                <w:szCs w:val="18"/>
              </w:rPr>
            </w:pPr>
            <w:r w:rsidRPr="006B7E98">
              <w:rPr>
                <w:b/>
                <w:bCs/>
                <w:i/>
                <w:iCs/>
                <w:sz w:val="18"/>
                <w:szCs w:val="18"/>
              </w:rPr>
              <w:t>Example</w:t>
            </w:r>
            <w:r w:rsidRPr="0050256B">
              <w:rPr>
                <w:i/>
                <w:iCs/>
                <w:sz w:val="18"/>
                <w:szCs w:val="18"/>
              </w:rPr>
              <w:t>:</w:t>
            </w:r>
          </w:p>
          <w:p w14:paraId="03AD67A6" w14:textId="77777777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"detail": [</w:t>
            </w:r>
          </w:p>
          <w:p w14:paraId="2E6DF99D" w14:textId="0EC8A629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  </w:t>
            </w:r>
            <w:r w:rsidR="007938D8">
              <w:rPr>
                <w:sz w:val="18"/>
                <w:szCs w:val="18"/>
              </w:rPr>
              <w:t xml:space="preserve"> </w:t>
            </w:r>
            <w:r w:rsidRPr="0050256B">
              <w:rPr>
                <w:sz w:val="18"/>
                <w:szCs w:val="18"/>
              </w:rPr>
              <w:t>{</w:t>
            </w:r>
          </w:p>
          <w:p w14:paraId="4C0DB940" w14:textId="77777777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     </w:t>
            </w:r>
            <w:r w:rsidRPr="0050256B">
              <w:rPr>
                <w:sz w:val="18"/>
                <w:szCs w:val="18"/>
              </w:rPr>
              <w:t>"loc": ["string", 0],</w:t>
            </w:r>
          </w:p>
          <w:p w14:paraId="4588B573" w14:textId="77777777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     </w:t>
            </w:r>
            <w:r w:rsidRPr="0050256B">
              <w:rPr>
                <w:sz w:val="18"/>
                <w:szCs w:val="18"/>
              </w:rPr>
              <w:t>"</w:t>
            </w:r>
            <w:proofErr w:type="spellStart"/>
            <w:r w:rsidRPr="0050256B">
              <w:rPr>
                <w:sz w:val="18"/>
                <w:szCs w:val="18"/>
              </w:rPr>
              <w:t>msg</w:t>
            </w:r>
            <w:proofErr w:type="spellEnd"/>
            <w:r w:rsidRPr="0050256B">
              <w:rPr>
                <w:sz w:val="18"/>
                <w:szCs w:val="18"/>
              </w:rPr>
              <w:t>": "string",</w:t>
            </w:r>
          </w:p>
          <w:p w14:paraId="28A5D784" w14:textId="77777777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     </w:t>
            </w:r>
            <w:r w:rsidRPr="0050256B">
              <w:rPr>
                <w:sz w:val="18"/>
                <w:szCs w:val="18"/>
              </w:rPr>
              <w:t>"type": "string"</w:t>
            </w:r>
          </w:p>
          <w:p w14:paraId="7D49BB84" w14:textId="48EEDE08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</w:t>
            </w:r>
            <w:r w:rsidR="007938D8">
              <w:rPr>
                <w:sz w:val="18"/>
                <w:szCs w:val="18"/>
              </w:rPr>
              <w:t xml:space="preserve"> </w:t>
            </w:r>
            <w:r w:rsidRPr="0050256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</w:t>
            </w:r>
            <w:r w:rsidRPr="0050256B">
              <w:rPr>
                <w:sz w:val="18"/>
                <w:szCs w:val="18"/>
              </w:rPr>
              <w:t>}</w:t>
            </w:r>
          </w:p>
          <w:p w14:paraId="1657F65C" w14:textId="56AB6A35" w:rsidR="00491E21" w:rsidRDefault="006B7E98" w:rsidP="006B7E98">
            <w:pPr>
              <w:rPr>
                <w:i/>
                <w:iCs/>
                <w:szCs w:val="20"/>
              </w:rPr>
            </w:pPr>
            <w:r w:rsidRPr="0050256B">
              <w:rPr>
                <w:sz w:val="18"/>
                <w:szCs w:val="18"/>
              </w:rPr>
              <w:t xml:space="preserve">  </w:t>
            </w:r>
            <w:r w:rsidR="007938D8">
              <w:rPr>
                <w:sz w:val="18"/>
                <w:szCs w:val="18"/>
              </w:rPr>
              <w:t xml:space="preserve">           </w:t>
            </w:r>
            <w:r w:rsidRPr="0050256B">
              <w:rPr>
                <w:sz w:val="18"/>
                <w:szCs w:val="18"/>
              </w:rPr>
              <w:t>]</w:t>
            </w:r>
          </w:p>
        </w:tc>
      </w:tr>
      <w:tr w:rsidR="006B7E98" w14:paraId="1C1E34A8" w14:textId="77777777" w:rsidTr="006B7E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129D1" w14:textId="77777777" w:rsidR="006B7E98" w:rsidRPr="006B7E98" w:rsidRDefault="006B7E98" w:rsidP="00210D86">
            <w:pPr>
              <w:rPr>
                <w:i/>
                <w:iCs/>
                <w:sz w:val="6"/>
                <w:szCs w:val="6"/>
              </w:rPr>
            </w:pPr>
          </w:p>
        </w:tc>
      </w:tr>
      <w:tr w:rsidR="00491E21" w14:paraId="311B4566" w14:textId="77777777" w:rsidTr="006B7E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5"/>
              <w:gridCol w:w="1569"/>
              <w:gridCol w:w="5561"/>
            </w:tblGrid>
            <w:tr w:rsidR="00491E21" w:rsidRPr="000E247F" w14:paraId="259F116F" w14:textId="77777777" w:rsidTr="007938D8">
              <w:tc>
                <w:tcPr>
                  <w:tcW w:w="1305" w:type="dxa"/>
                </w:tcPr>
                <w:p w14:paraId="7E422607" w14:textId="77777777" w:rsidR="00491E21" w:rsidRPr="00491E21" w:rsidRDefault="00491E21" w:rsidP="0022171A">
                  <w:pPr>
                    <w:spacing w:before="120"/>
                    <w:rPr>
                      <w:b/>
                      <w:bCs/>
                      <w:szCs w:val="20"/>
                    </w:rPr>
                  </w:pPr>
                  <w:proofErr w:type="spellStart"/>
                  <w:r w:rsidRPr="00491E21">
                    <w:rPr>
                      <w:b/>
                      <w:bCs/>
                      <w:i/>
                      <w:iCs/>
                      <w:szCs w:val="20"/>
                    </w:rPr>
                    <w:t>status_code</w:t>
                  </w:r>
                  <w:proofErr w:type="spellEnd"/>
                </w:p>
              </w:tc>
              <w:tc>
                <w:tcPr>
                  <w:tcW w:w="1569" w:type="dxa"/>
                </w:tcPr>
                <w:p w14:paraId="4AB9E1CA" w14:textId="6EA35688" w:rsidR="00491E21" w:rsidRPr="00491E21" w:rsidRDefault="00491E21" w:rsidP="0022171A">
                  <w:pPr>
                    <w:spacing w:before="120"/>
                    <w:rPr>
                      <w:i/>
                      <w:iCs/>
                      <w:szCs w:val="20"/>
                    </w:rPr>
                  </w:pPr>
                  <w:r w:rsidRPr="00491E21">
                    <w:rPr>
                      <w:i/>
                      <w:iCs/>
                      <w:szCs w:val="20"/>
                    </w:rPr>
                    <w:t>404, 400, 500</w:t>
                  </w:r>
                </w:p>
              </w:tc>
              <w:tc>
                <w:tcPr>
                  <w:tcW w:w="5561" w:type="dxa"/>
                </w:tcPr>
                <w:p w14:paraId="5817D6FA" w14:textId="1512BBB9" w:rsidR="00491E21" w:rsidRPr="000E247F" w:rsidRDefault="00491E21" w:rsidP="0022171A">
                  <w:pPr>
                    <w:spacing w:before="120"/>
                    <w:rPr>
                      <w:iCs/>
                      <w:szCs w:val="20"/>
                    </w:rPr>
                  </w:pPr>
                  <w:r>
                    <w:rPr>
                      <w:rFonts w:cs="Times New Roman"/>
                      <w:iCs/>
                      <w:color w:val="333333"/>
                      <w:szCs w:val="20"/>
                    </w:rPr>
                    <w:t>Other error codes</w:t>
                  </w:r>
                  <w:r w:rsidRPr="000E247F">
                    <w:rPr>
                      <w:rFonts w:cs="Times New Roman"/>
                      <w:iCs/>
                      <w:color w:val="333333"/>
                      <w:szCs w:val="20"/>
                    </w:rPr>
                    <w:t>.</w:t>
                  </w:r>
                </w:p>
              </w:tc>
            </w:tr>
            <w:tr w:rsidR="00491E21" w14:paraId="4CF46666" w14:textId="77777777" w:rsidTr="007938D8">
              <w:tc>
                <w:tcPr>
                  <w:tcW w:w="1305" w:type="dxa"/>
                  <w:tcBorders>
                    <w:bottom w:val="single" w:sz="4" w:space="0" w:color="auto"/>
                  </w:tcBorders>
                </w:tcPr>
                <w:p w14:paraId="626C9648" w14:textId="77777777" w:rsidR="00491E21" w:rsidRPr="00491E21" w:rsidRDefault="00491E21" w:rsidP="007938D8">
                  <w:pPr>
                    <w:spacing w:after="120"/>
                    <w:rPr>
                      <w:b/>
                      <w:bCs/>
                      <w:i/>
                      <w:iCs/>
                      <w:szCs w:val="20"/>
                    </w:rPr>
                  </w:pPr>
                  <w:r w:rsidRPr="00491E21">
                    <w:rPr>
                      <w:b/>
                      <w:bCs/>
                      <w:i/>
                      <w:iCs/>
                      <w:szCs w:val="20"/>
                    </w:rPr>
                    <w:t>detail</w:t>
                  </w:r>
                </w:p>
              </w:tc>
              <w:tc>
                <w:tcPr>
                  <w:tcW w:w="1569" w:type="dxa"/>
                  <w:tcBorders>
                    <w:bottom w:val="single" w:sz="4" w:space="0" w:color="auto"/>
                  </w:tcBorders>
                </w:tcPr>
                <w:p w14:paraId="7ACE2284" w14:textId="31054DD2" w:rsidR="00491E21" w:rsidRDefault="00491E21" w:rsidP="007938D8">
                  <w:pPr>
                    <w:spacing w:after="120"/>
                    <w:rPr>
                      <w:i/>
                      <w:iCs/>
                      <w:szCs w:val="20"/>
                    </w:rPr>
                  </w:pPr>
                  <w:r w:rsidRPr="00D92243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5561" w:type="dxa"/>
                  <w:tcBorders>
                    <w:bottom w:val="single" w:sz="4" w:space="0" w:color="auto"/>
                  </w:tcBorders>
                </w:tcPr>
                <w:p w14:paraId="510F2467" w14:textId="79986F6F" w:rsidR="00491E21" w:rsidRDefault="00491E21" w:rsidP="007938D8">
                  <w:pPr>
                    <w:spacing w:after="120"/>
                    <w:rPr>
                      <w:rFonts w:cs="Times New Roman"/>
                      <w:iCs/>
                      <w:color w:val="333333"/>
                      <w:szCs w:val="20"/>
                    </w:rPr>
                  </w:pPr>
                  <w:r>
                    <w:rPr>
                      <w:szCs w:val="20"/>
                    </w:rPr>
                    <w:t xml:space="preserve">Error message, e.g., Client </w:t>
                  </w:r>
                  <w:r w:rsidRPr="007254CF">
                    <w:rPr>
                      <w:rFonts w:cs="Times New Roman"/>
                      <w:i/>
                      <w:iCs/>
                      <w:szCs w:val="20"/>
                    </w:rPr>
                    <w:t>µ</w:t>
                  </w:r>
                  <w:r>
                    <w:rPr>
                      <w:szCs w:val="20"/>
                    </w:rPr>
                    <w:t xml:space="preserve"> not found!</w:t>
                  </w:r>
                </w:p>
              </w:tc>
            </w:tr>
          </w:tbl>
          <w:p w14:paraId="03E2DBEA" w14:textId="77777777" w:rsidR="00491E21" w:rsidRDefault="00491E21" w:rsidP="00210D86">
            <w:pPr>
              <w:rPr>
                <w:i/>
                <w:iCs/>
                <w:szCs w:val="20"/>
              </w:rPr>
            </w:pPr>
          </w:p>
        </w:tc>
      </w:tr>
      <w:tr w:rsidR="00491E21" w14:paraId="256814DA" w14:textId="77777777" w:rsidTr="00491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BD6B1" w14:textId="77777777" w:rsidR="00491E21" w:rsidRPr="00491E21" w:rsidRDefault="00491E21" w:rsidP="00491E2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491E21" w14:paraId="3B299ABB" w14:textId="77777777" w:rsidTr="00491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B5166A" w14:textId="23A4D12A" w:rsidR="00491E21" w:rsidRPr="007254CF" w:rsidRDefault="00491E21" w:rsidP="00491E21">
            <w:pPr>
              <w:rPr>
                <w:i/>
                <w:iCs/>
                <w:szCs w:val="20"/>
              </w:rPr>
            </w:pPr>
            <w:r w:rsidRPr="00BA3C67">
              <w:rPr>
                <w:rFonts w:cs="Times New Roman"/>
                <w:b/>
                <w:bCs/>
                <w:i/>
                <w:iCs/>
                <w:color w:val="333333"/>
                <w:sz w:val="18"/>
                <w:szCs w:val="18"/>
              </w:rPr>
              <w:t>Notes</w:t>
            </w:r>
          </w:p>
        </w:tc>
      </w:tr>
      <w:tr w:rsidR="00491E21" w14:paraId="431E9F1B" w14:textId="77777777" w:rsidTr="00491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694F93" w14:textId="6E786044" w:rsidR="00491E21" w:rsidRPr="00491E21" w:rsidRDefault="00491E21" w:rsidP="00491E21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>
              <w:rPr>
                <w:rFonts w:cs="Times New Roman"/>
                <w:color w:val="333333"/>
                <w:sz w:val="18"/>
                <w:szCs w:val="18"/>
              </w:rPr>
              <w:t xml:space="preserve">Various </w:t>
            </w:r>
            <w:r w:rsidRPr="00491E21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HTTP Exceptions</w:t>
            </w:r>
            <w:r>
              <w:rPr>
                <w:rFonts w:cs="Times New Roman"/>
                <w:color w:val="333333"/>
                <w:sz w:val="18"/>
                <w:szCs w:val="18"/>
              </w:rPr>
              <w:t xml:space="preserve"> are used to report errors (</w:t>
            </w:r>
            <w:r w:rsidRPr="00491E21">
              <w:rPr>
                <w:rFonts w:cs="Times New Roman"/>
                <w:color w:val="C45911" w:themeColor="accent2" w:themeShade="BF"/>
                <w:sz w:val="18"/>
                <w:szCs w:val="18"/>
              </w:rPr>
              <w:t>if this is not ideal, errors can be reported using a different mechanism/different messages</w:t>
            </w:r>
            <w:r>
              <w:rPr>
                <w:rFonts w:cs="Times New Roman"/>
                <w:color w:val="333333"/>
                <w:sz w:val="18"/>
                <w:szCs w:val="18"/>
              </w:rPr>
              <w:t>)</w:t>
            </w:r>
            <w:r w:rsidRPr="00BA3C67">
              <w:rPr>
                <w:sz w:val="18"/>
                <w:szCs w:val="18"/>
              </w:rPr>
              <w:t>.</w:t>
            </w:r>
          </w:p>
        </w:tc>
      </w:tr>
    </w:tbl>
    <w:p w14:paraId="1EA79DBF" w14:textId="3A9771A9" w:rsidR="00DA6FB0" w:rsidRDefault="00DA6FB0" w:rsidP="00452A0D">
      <w:pPr>
        <w:pStyle w:val="Ttulo2"/>
        <w:numPr>
          <w:ilvl w:val="1"/>
          <w:numId w:val="14"/>
        </w:numPr>
        <w:ind w:left="426" w:hanging="426"/>
      </w:pPr>
      <w:bookmarkStart w:id="9" w:name="_Ref122817811"/>
      <w:bookmarkStart w:id="10" w:name="_Toc136795654"/>
      <w:r>
        <w:t xml:space="preserve">Additional </w:t>
      </w:r>
      <w:r w:rsidR="00815691">
        <w:t>Documentation</w:t>
      </w:r>
      <w:bookmarkEnd w:id="9"/>
      <w:bookmarkEnd w:id="10"/>
    </w:p>
    <w:p w14:paraId="1AF2C63A" w14:textId="131030B5" w:rsidR="003A4CD6" w:rsidRPr="00815691" w:rsidRDefault="00DA6FB0" w:rsidP="002118F8">
      <w:pPr>
        <w:ind w:left="142" w:firstLine="284"/>
        <w:rPr>
          <w:szCs w:val="20"/>
        </w:rPr>
      </w:pPr>
      <w:r w:rsidRPr="00815691">
        <w:rPr>
          <w:szCs w:val="20"/>
        </w:rPr>
        <w:t>Use the following links</w:t>
      </w:r>
      <w:r w:rsidR="00815691">
        <w:rPr>
          <w:szCs w:val="20"/>
        </w:rPr>
        <w:t xml:space="preserve"> (local access)</w:t>
      </w:r>
      <w:r w:rsidRPr="00815691">
        <w:rPr>
          <w:szCs w:val="20"/>
        </w:rPr>
        <w:t xml:space="preserve"> to get more information</w:t>
      </w:r>
      <w:r w:rsidR="007177BA" w:rsidRPr="00815691">
        <w:rPr>
          <w:szCs w:val="20"/>
        </w:rPr>
        <w:t xml:space="preserve"> about</w:t>
      </w:r>
      <w:r w:rsidRPr="00815691">
        <w:rPr>
          <w:szCs w:val="20"/>
        </w:rPr>
        <w:t xml:space="preserve"> (</w:t>
      </w:r>
      <w:r w:rsidR="007177BA" w:rsidRPr="00815691">
        <w:rPr>
          <w:szCs w:val="20"/>
        </w:rPr>
        <w:t>or to interact with</w:t>
      </w:r>
      <w:r w:rsidRPr="00815691">
        <w:rPr>
          <w:szCs w:val="20"/>
        </w:rPr>
        <w:t>) the API</w:t>
      </w:r>
      <w:r w:rsidR="007177BA" w:rsidRPr="00815691">
        <w:rPr>
          <w:szCs w:val="20"/>
        </w:rPr>
        <w:t>:</w:t>
      </w:r>
    </w:p>
    <w:p w14:paraId="29569483" w14:textId="36942006" w:rsidR="00DA6FB0" w:rsidRPr="00815691" w:rsidRDefault="00DA6FB0" w:rsidP="002118F8">
      <w:pPr>
        <w:pStyle w:val="PargrafodaLista"/>
        <w:numPr>
          <w:ilvl w:val="0"/>
          <w:numId w:val="9"/>
        </w:numPr>
        <w:ind w:left="851" w:hanging="207"/>
        <w:rPr>
          <w:rFonts w:cs="Times New Roman"/>
          <w:szCs w:val="20"/>
        </w:rPr>
      </w:pPr>
      <w:r w:rsidRPr="00815691">
        <w:rPr>
          <w:szCs w:val="20"/>
        </w:rPr>
        <w:t>http://&lt;</w:t>
      </w:r>
      <w:r w:rsidRPr="00815691">
        <w:rPr>
          <w:i/>
          <w:iCs/>
          <w:szCs w:val="20"/>
        </w:rPr>
        <w:t>ip</w:t>
      </w:r>
      <w:r w:rsidRPr="00815691">
        <w:rPr>
          <w:szCs w:val="20"/>
        </w:rPr>
        <w:t>&gt;:&lt;</w:t>
      </w:r>
      <w:r w:rsidRPr="00815691">
        <w:rPr>
          <w:i/>
          <w:iCs/>
          <w:szCs w:val="20"/>
        </w:rPr>
        <w:t>port</w:t>
      </w:r>
      <w:r w:rsidRPr="00815691">
        <w:rPr>
          <w:szCs w:val="20"/>
        </w:rPr>
        <w:t>&gt;/docs</w:t>
      </w:r>
    </w:p>
    <w:p w14:paraId="10777DD7" w14:textId="27EBCD3F" w:rsidR="00DA6FB0" w:rsidRPr="00815691" w:rsidRDefault="00DA6FB0" w:rsidP="002118F8">
      <w:pPr>
        <w:pStyle w:val="PargrafodaLista"/>
        <w:numPr>
          <w:ilvl w:val="0"/>
          <w:numId w:val="9"/>
        </w:numPr>
        <w:ind w:left="851" w:hanging="207"/>
        <w:rPr>
          <w:rFonts w:cs="Times New Roman"/>
          <w:szCs w:val="20"/>
        </w:rPr>
      </w:pPr>
      <w:r w:rsidRPr="00815691">
        <w:rPr>
          <w:szCs w:val="20"/>
        </w:rPr>
        <w:t>http://</w:t>
      </w:r>
      <w:r w:rsidR="007D7B1C" w:rsidRPr="00815691">
        <w:rPr>
          <w:szCs w:val="20"/>
        </w:rPr>
        <w:t>&lt;</w:t>
      </w:r>
      <w:r w:rsidR="007D7B1C" w:rsidRPr="00815691">
        <w:rPr>
          <w:i/>
          <w:iCs/>
          <w:szCs w:val="20"/>
        </w:rPr>
        <w:t>ip</w:t>
      </w:r>
      <w:r w:rsidR="007D7B1C" w:rsidRPr="00815691">
        <w:rPr>
          <w:szCs w:val="20"/>
        </w:rPr>
        <w:t>&gt;:&lt;</w:t>
      </w:r>
      <w:r w:rsidR="007D7B1C" w:rsidRPr="00815691">
        <w:rPr>
          <w:i/>
          <w:iCs/>
          <w:szCs w:val="20"/>
        </w:rPr>
        <w:t>port</w:t>
      </w:r>
      <w:r w:rsidR="007D7B1C" w:rsidRPr="00815691">
        <w:rPr>
          <w:szCs w:val="20"/>
        </w:rPr>
        <w:t>&gt;</w:t>
      </w:r>
      <w:r w:rsidRPr="00815691">
        <w:rPr>
          <w:szCs w:val="20"/>
        </w:rPr>
        <w:t>/redoc</w:t>
      </w:r>
    </w:p>
    <w:p w14:paraId="153FF281" w14:textId="2BBA94C5" w:rsidR="00DA6FB0" w:rsidRPr="00815691" w:rsidRDefault="00DA6FB0" w:rsidP="002118F8">
      <w:pPr>
        <w:pStyle w:val="PargrafodaLista"/>
        <w:numPr>
          <w:ilvl w:val="0"/>
          <w:numId w:val="9"/>
        </w:numPr>
        <w:spacing w:after="120"/>
        <w:ind w:left="856" w:hanging="210"/>
        <w:rPr>
          <w:rFonts w:cs="Times New Roman"/>
          <w:szCs w:val="20"/>
        </w:rPr>
      </w:pPr>
      <w:r w:rsidRPr="00815691">
        <w:rPr>
          <w:szCs w:val="20"/>
        </w:rPr>
        <w:t>http://</w:t>
      </w:r>
      <w:r w:rsidR="007D7B1C" w:rsidRPr="00815691">
        <w:rPr>
          <w:szCs w:val="20"/>
        </w:rPr>
        <w:t>&lt;</w:t>
      </w:r>
      <w:r w:rsidR="007D7B1C" w:rsidRPr="00815691">
        <w:rPr>
          <w:i/>
          <w:iCs/>
          <w:szCs w:val="20"/>
        </w:rPr>
        <w:t>ip</w:t>
      </w:r>
      <w:r w:rsidR="007D7B1C" w:rsidRPr="00815691">
        <w:rPr>
          <w:szCs w:val="20"/>
        </w:rPr>
        <w:t>&gt;:&lt;</w:t>
      </w:r>
      <w:r w:rsidR="007D7B1C" w:rsidRPr="00815691">
        <w:rPr>
          <w:i/>
          <w:iCs/>
          <w:szCs w:val="20"/>
        </w:rPr>
        <w:t>port</w:t>
      </w:r>
      <w:r w:rsidR="007D7B1C" w:rsidRPr="00815691">
        <w:rPr>
          <w:szCs w:val="20"/>
        </w:rPr>
        <w:t>&gt;</w:t>
      </w:r>
      <w:r w:rsidRPr="00815691">
        <w:rPr>
          <w:szCs w:val="20"/>
        </w:rPr>
        <w:t>/openapi.json</w:t>
      </w:r>
    </w:p>
    <w:p w14:paraId="7A90E0BE" w14:textId="32ABE932" w:rsidR="007D7B1C" w:rsidRPr="00815691" w:rsidRDefault="007D7B1C" w:rsidP="00815691">
      <w:pPr>
        <w:ind w:left="142" w:firstLine="284"/>
        <w:rPr>
          <w:rFonts w:cs="Times New Roman"/>
          <w:color w:val="333333"/>
          <w:szCs w:val="20"/>
        </w:rPr>
      </w:pPr>
      <w:r w:rsidRPr="00815691">
        <w:rPr>
          <w:rFonts w:cs="Times New Roman"/>
          <w:color w:val="333333"/>
          <w:szCs w:val="20"/>
        </w:rPr>
        <w:t xml:space="preserve">where </w:t>
      </w:r>
      <w:r w:rsidRPr="00815691">
        <w:rPr>
          <w:rFonts w:cs="Times New Roman"/>
          <w:i/>
          <w:iCs/>
          <w:color w:val="333333"/>
          <w:szCs w:val="20"/>
        </w:rPr>
        <w:t>&lt;</w:t>
      </w:r>
      <w:proofErr w:type="spellStart"/>
      <w:r w:rsidRPr="00815691">
        <w:rPr>
          <w:rFonts w:cs="Times New Roman"/>
          <w:i/>
          <w:iCs/>
          <w:color w:val="333333"/>
          <w:szCs w:val="20"/>
        </w:rPr>
        <w:t>ip</w:t>
      </w:r>
      <w:proofErr w:type="spellEnd"/>
      <w:r w:rsidRPr="00815691">
        <w:rPr>
          <w:rFonts w:cs="Times New Roman"/>
          <w:i/>
          <w:iCs/>
          <w:color w:val="333333"/>
          <w:szCs w:val="20"/>
        </w:rPr>
        <w:t>&gt;:&lt;port&gt;</w:t>
      </w:r>
      <w:r w:rsidRPr="00815691">
        <w:rPr>
          <w:rFonts w:cs="Times New Roman"/>
          <w:color w:val="333333"/>
          <w:szCs w:val="20"/>
        </w:rPr>
        <w:t xml:space="preserve"> refer</w:t>
      </w:r>
      <w:r w:rsidR="008A64A4" w:rsidRPr="00815691">
        <w:rPr>
          <w:rFonts w:cs="Times New Roman"/>
          <w:color w:val="333333"/>
          <w:szCs w:val="20"/>
        </w:rPr>
        <w:t>s</w:t>
      </w:r>
      <w:r w:rsidRPr="00815691">
        <w:rPr>
          <w:rFonts w:cs="Times New Roman"/>
          <w:color w:val="333333"/>
          <w:szCs w:val="20"/>
        </w:rPr>
        <w:t xml:space="preserve"> to the </w:t>
      </w:r>
      <w:r w:rsidR="00815691">
        <w:rPr>
          <w:rFonts w:cs="Times New Roman"/>
          <w:color w:val="333333"/>
          <w:szCs w:val="20"/>
        </w:rPr>
        <w:t>IP</w:t>
      </w:r>
      <w:r w:rsidRPr="00815691">
        <w:rPr>
          <w:rFonts w:cs="Times New Roman"/>
          <w:color w:val="333333"/>
          <w:szCs w:val="20"/>
        </w:rPr>
        <w:t xml:space="preserve"> and the port where the service is running</w:t>
      </w:r>
      <w:r w:rsidR="007177BA" w:rsidRPr="00815691">
        <w:rPr>
          <w:rFonts w:cs="Times New Roman"/>
          <w:color w:val="333333"/>
          <w:szCs w:val="20"/>
        </w:rPr>
        <w:t xml:space="preserve"> (these links need internet access to work)</w:t>
      </w:r>
      <w:r w:rsidRPr="00815691">
        <w:rPr>
          <w:rFonts w:cs="Times New Roman"/>
          <w:color w:val="333333"/>
          <w:szCs w:val="20"/>
        </w:rPr>
        <w:t>.</w:t>
      </w:r>
    </w:p>
    <w:p w14:paraId="5B32DA41" w14:textId="062AEF1E" w:rsidR="00CA74A9" w:rsidRDefault="00CA74A9" w:rsidP="00452A0D">
      <w:pPr>
        <w:pStyle w:val="Ttulo1"/>
        <w:numPr>
          <w:ilvl w:val="0"/>
          <w:numId w:val="14"/>
        </w:numPr>
        <w:ind w:left="284" w:hanging="284"/>
      </w:pPr>
      <w:bookmarkStart w:id="11" w:name="_Toc136795655"/>
      <w:r>
        <w:t xml:space="preserve">Train </w:t>
      </w:r>
      <w:r w:rsidR="00816DED">
        <w:t xml:space="preserve">Model </w:t>
      </w:r>
      <w:r>
        <w:t>Service API</w:t>
      </w:r>
      <w:bookmarkEnd w:id="11"/>
    </w:p>
    <w:p w14:paraId="62E8CFD0" w14:textId="61CE77AA" w:rsidR="00816DED" w:rsidRDefault="00816DED" w:rsidP="00816DED">
      <w:pPr>
        <w:ind w:left="142" w:firstLine="284"/>
        <w:rPr>
          <w:szCs w:val="20"/>
        </w:rPr>
      </w:pPr>
      <w:r w:rsidRPr="00DA6FB0">
        <w:rPr>
          <w:szCs w:val="20"/>
        </w:rPr>
        <w:t xml:space="preserve">The </w:t>
      </w:r>
      <w:r>
        <w:rPr>
          <w:szCs w:val="20"/>
        </w:rPr>
        <w:t xml:space="preserve">Train Model </w:t>
      </w:r>
      <w:r w:rsidRPr="00DA6FB0">
        <w:rPr>
          <w:i/>
          <w:iCs/>
          <w:szCs w:val="20"/>
        </w:rPr>
        <w:t>Service</w:t>
      </w:r>
      <w:r w:rsidRPr="00DA6FB0">
        <w:rPr>
          <w:szCs w:val="20"/>
        </w:rPr>
        <w:t xml:space="preserve"> allows </w:t>
      </w:r>
      <w:r>
        <w:rPr>
          <w:szCs w:val="20"/>
        </w:rPr>
        <w:t>training different types of machine learning models</w:t>
      </w:r>
      <w:r w:rsidRPr="00DA6FB0">
        <w:rPr>
          <w:szCs w:val="20"/>
        </w:rPr>
        <w:t xml:space="preserve">. The models </w:t>
      </w:r>
      <w:r>
        <w:rPr>
          <w:szCs w:val="20"/>
        </w:rPr>
        <w:t>trained</w:t>
      </w:r>
      <w:r w:rsidRPr="00DA6FB0">
        <w:rPr>
          <w:szCs w:val="20"/>
        </w:rPr>
        <w:t xml:space="preserve"> are stored on the computer's hard disk</w:t>
      </w:r>
      <w:r w:rsidR="007C7EEB">
        <w:rPr>
          <w:szCs w:val="20"/>
        </w:rPr>
        <w:t xml:space="preserve"> and can be used later to obtain forecasts</w:t>
      </w:r>
      <w:r w:rsidRPr="00DA6FB0">
        <w:rPr>
          <w:szCs w:val="20"/>
        </w:rPr>
        <w:t>.</w:t>
      </w:r>
      <w:r w:rsidR="007C7EEB">
        <w:rPr>
          <w:szCs w:val="20"/>
        </w:rPr>
        <w:t xml:space="preserve"> Trained models are associated with </w:t>
      </w:r>
      <w:r w:rsidR="0002122B">
        <w:rPr>
          <w:szCs w:val="20"/>
        </w:rPr>
        <w:t>one and only one</w:t>
      </w:r>
      <w:r w:rsidR="007C7EEB">
        <w:rPr>
          <w:szCs w:val="20"/>
        </w:rPr>
        <w:t xml:space="preserve"> client.</w:t>
      </w:r>
      <w:r w:rsidR="0002122B">
        <w:rPr>
          <w:szCs w:val="20"/>
        </w:rPr>
        <w:t xml:space="preserve"> A trained model can only be used by the client it is associated with.</w:t>
      </w:r>
    </w:p>
    <w:p w14:paraId="48D1AA05" w14:textId="7EF3D26A" w:rsidR="00B03ACF" w:rsidRDefault="00B03ACF" w:rsidP="00816DED">
      <w:pPr>
        <w:ind w:left="142" w:firstLine="284"/>
        <w:rPr>
          <w:szCs w:val="20"/>
        </w:rPr>
      </w:pPr>
      <w:r>
        <w:rPr>
          <w:szCs w:val="20"/>
        </w:rPr>
        <w:t>The training process involves an initial pre-processing step that aggregates data to the hour</w:t>
      </w:r>
      <w:r w:rsidR="00D63A74">
        <w:rPr>
          <w:szCs w:val="20"/>
        </w:rPr>
        <w:t xml:space="preserve"> and</w:t>
      </w:r>
      <w:r w:rsidR="00BE4FE5">
        <w:rPr>
          <w:szCs w:val="20"/>
        </w:rPr>
        <w:t xml:space="preserve"> a step that detects and changes the values of outliers</w:t>
      </w:r>
      <w:r>
        <w:rPr>
          <w:szCs w:val="20"/>
        </w:rPr>
        <w:t>.</w:t>
      </w:r>
      <w:r w:rsidR="00D63A74">
        <w:rPr>
          <w:szCs w:val="20"/>
        </w:rPr>
        <w:t xml:space="preserve"> These two steps are performed for every model </w:t>
      </w:r>
      <w:r w:rsidR="006D59DC">
        <w:rPr>
          <w:szCs w:val="20"/>
        </w:rPr>
        <w:t xml:space="preserve">except for the </w:t>
      </w:r>
      <w:r w:rsidR="006D59DC" w:rsidRPr="006D59DC">
        <w:rPr>
          <w:szCs w:val="20"/>
        </w:rPr>
        <w:t>RandomForestRegressor</w:t>
      </w:r>
      <w:r w:rsidR="006D59DC">
        <w:rPr>
          <w:szCs w:val="20"/>
        </w:rPr>
        <w:t xml:space="preserve"> model in which case no pre-processing steps are performed</w:t>
      </w:r>
      <w:r w:rsidR="00D63A74">
        <w:rPr>
          <w:szCs w:val="20"/>
        </w:rPr>
        <w:t>.</w:t>
      </w:r>
    </w:p>
    <w:p w14:paraId="764A0278" w14:textId="769840A1" w:rsidR="00452A0D" w:rsidRDefault="00452A0D" w:rsidP="00452A0D">
      <w:pPr>
        <w:pStyle w:val="Ttulo2"/>
        <w:numPr>
          <w:ilvl w:val="1"/>
          <w:numId w:val="14"/>
        </w:numPr>
        <w:ind w:left="426" w:hanging="426"/>
      </w:pPr>
      <w:bookmarkStart w:id="12" w:name="_Toc136795656"/>
      <w:r w:rsidRPr="007C7EEB">
        <w:t>/</w:t>
      </w:r>
      <w:proofErr w:type="spellStart"/>
      <w:r w:rsidRPr="007C7EEB">
        <w:t>api</w:t>
      </w:r>
      <w:proofErr w:type="spellEnd"/>
      <w:r w:rsidRPr="007C7EEB">
        <w:t>/v1/models/{</w:t>
      </w:r>
      <w:proofErr w:type="spellStart"/>
      <w:r w:rsidRPr="0002122B">
        <w:rPr>
          <w:i/>
          <w:iCs/>
        </w:rPr>
        <w:t>model_type</w:t>
      </w:r>
      <w:proofErr w:type="spellEnd"/>
      <w:r w:rsidRPr="007C7EEB">
        <w:t>}/train</w:t>
      </w:r>
      <w:bookmarkEnd w:id="12"/>
    </w:p>
    <w:p w14:paraId="2E6BA596" w14:textId="089C58DA" w:rsidR="008A0F1F" w:rsidRDefault="007C7EEB" w:rsidP="008A0F1F">
      <w:pPr>
        <w:spacing w:after="120"/>
        <w:ind w:left="142" w:firstLine="284"/>
        <w:rPr>
          <w:szCs w:val="20"/>
        </w:rPr>
      </w:pPr>
      <w:r w:rsidRPr="00DA6FB0">
        <w:rPr>
          <w:szCs w:val="20"/>
        </w:rPr>
        <w:t xml:space="preserve">Allows </w:t>
      </w:r>
      <w:r>
        <w:rPr>
          <w:szCs w:val="20"/>
        </w:rPr>
        <w:t>training a model of the type</w:t>
      </w:r>
      <w:r w:rsidRPr="00DA6FB0">
        <w:rPr>
          <w:szCs w:val="20"/>
        </w:rPr>
        <w:t xml:space="preserve"> </w:t>
      </w:r>
      <w:r>
        <w:rPr>
          <w:szCs w:val="20"/>
        </w:rPr>
        <w:t xml:space="preserve">specified in the </w:t>
      </w:r>
      <w:proofErr w:type="spellStart"/>
      <w:r w:rsidRPr="00192811">
        <w:rPr>
          <w:i/>
          <w:iCs/>
          <w:szCs w:val="20"/>
        </w:rPr>
        <w:t>model_type</w:t>
      </w:r>
      <w:proofErr w:type="spellEnd"/>
      <w:r>
        <w:rPr>
          <w:szCs w:val="20"/>
        </w:rPr>
        <w:t xml:space="preserve"> </w:t>
      </w:r>
      <w:r w:rsidR="00192811">
        <w:rPr>
          <w:szCs w:val="20"/>
        </w:rPr>
        <w:t>path parameter</w:t>
      </w:r>
      <w:r w:rsidR="0002122B">
        <w:rPr>
          <w:szCs w:val="20"/>
        </w:rPr>
        <w:t xml:space="preserve"> </w:t>
      </w:r>
      <w:r w:rsidR="003842F3">
        <w:rPr>
          <w:szCs w:val="20"/>
        </w:rPr>
        <w:t>variable if</w:t>
      </w:r>
      <w:r w:rsidR="0002122B">
        <w:rPr>
          <w:szCs w:val="20"/>
        </w:rPr>
        <w:t xml:space="preserve"> the type specified is available</w:t>
      </w:r>
      <w:r w:rsidRPr="00DA6FB0">
        <w:rPr>
          <w:szCs w:val="20"/>
        </w:rPr>
        <w:t>.</w:t>
      </w:r>
      <w:r w:rsidR="00351618">
        <w:rPr>
          <w:szCs w:val="20"/>
        </w:rPr>
        <w:t xml:space="preserve"> A message is sent to the client informing that the task was accepted, or an error occurred. The model is trained in a background task</w:t>
      </w:r>
      <w:ins w:id="13" w:author="José Duarte [2]" w:date="2023-06-03T21:59:00Z">
        <w:r w:rsidR="006D59DC">
          <w:rPr>
            <w:szCs w:val="20"/>
          </w:rPr>
          <w:t xml:space="preserve"> (in a thread)</w:t>
        </w:r>
      </w:ins>
      <w:r w:rsidR="00351618">
        <w:rPr>
          <w:szCs w:val="20"/>
        </w:rPr>
        <w:t>.</w:t>
      </w:r>
      <w:r w:rsidR="00184E66">
        <w:rPr>
          <w:szCs w:val="20"/>
        </w:rPr>
        <w:t xml:space="preserve"> That is, a model may not immediately be available or trained.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8A0F1F" w14:paraId="53807B6A" w14:textId="77777777" w:rsidTr="00DA4868">
        <w:tc>
          <w:tcPr>
            <w:tcW w:w="1706" w:type="dxa"/>
          </w:tcPr>
          <w:p w14:paraId="44ADD0F7" w14:textId="77777777" w:rsidR="008A0F1F" w:rsidRPr="00EB4319" w:rsidRDefault="008A0F1F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lastRenderedPageBreak/>
              <w:t>Type</w:t>
            </w:r>
          </w:p>
        </w:tc>
        <w:tc>
          <w:tcPr>
            <w:tcW w:w="6945" w:type="dxa"/>
          </w:tcPr>
          <w:p w14:paraId="5B367702" w14:textId="77777777" w:rsidR="008A0F1F" w:rsidRPr="00EB4319" w:rsidRDefault="008A0F1F" w:rsidP="00DA4868">
            <w:pPr>
              <w:rPr>
                <w:i/>
                <w:iCs/>
                <w:szCs w:val="20"/>
              </w:rPr>
            </w:pPr>
            <w:r w:rsidRPr="00EB4319">
              <w:rPr>
                <w:b/>
                <w:bCs/>
                <w:i/>
                <w:iCs/>
                <w:color w:val="00B050"/>
                <w:szCs w:val="20"/>
              </w:rPr>
              <w:t>POST</w:t>
            </w:r>
          </w:p>
        </w:tc>
      </w:tr>
      <w:tr w:rsidR="008A0F1F" w14:paraId="6C438163" w14:textId="77777777" w:rsidTr="00DA4868">
        <w:tc>
          <w:tcPr>
            <w:tcW w:w="1706" w:type="dxa"/>
          </w:tcPr>
          <w:p w14:paraId="030B7CBC" w14:textId="77777777" w:rsidR="008A0F1F" w:rsidRPr="00EB4319" w:rsidRDefault="008A0F1F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6ABCE8FF" w14:textId="269DBBB3" w:rsidR="008A0F1F" w:rsidRPr="00EB4319" w:rsidRDefault="008A0F1F" w:rsidP="00DA4868">
            <w:pPr>
              <w:rPr>
                <w:i/>
                <w:iCs/>
                <w:szCs w:val="20"/>
              </w:rPr>
            </w:pPr>
            <w:r w:rsidRPr="008A0F1F">
              <w:rPr>
                <w:i/>
                <w:iCs/>
                <w:szCs w:val="20"/>
              </w:rPr>
              <w:t>https://localhost/api/v1/models/Prophet/train</w:t>
            </w:r>
          </w:p>
        </w:tc>
      </w:tr>
      <w:tr w:rsidR="008A0F1F" w14:paraId="7C623112" w14:textId="77777777" w:rsidTr="00DA4868">
        <w:tc>
          <w:tcPr>
            <w:tcW w:w="1706" w:type="dxa"/>
          </w:tcPr>
          <w:p w14:paraId="74C7A261" w14:textId="77777777" w:rsidR="008A0F1F" w:rsidRPr="00405433" w:rsidRDefault="008A0F1F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29AD6757" w14:textId="77777777" w:rsidR="008A0F1F" w:rsidRPr="00405433" w:rsidRDefault="008A0F1F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8A0F1F" w14:paraId="0482C416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5E016FC8" w14:textId="77777777" w:rsidR="008A0F1F" w:rsidRPr="00E4440F" w:rsidRDefault="008A0F1F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782A2963" w14:textId="77777777" w:rsidR="008A0F1F" w:rsidRPr="00EB4319" w:rsidRDefault="008A0F1F" w:rsidP="00DA4868">
            <w:pPr>
              <w:rPr>
                <w:i/>
                <w:iCs/>
                <w:szCs w:val="20"/>
              </w:rPr>
            </w:pPr>
          </w:p>
        </w:tc>
      </w:tr>
      <w:tr w:rsidR="008A0F1F" w14:paraId="3C6B975A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27A9430E" w14:textId="77777777" w:rsidR="008A0F1F" w:rsidRPr="00405433" w:rsidRDefault="008A0F1F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237E395E" w14:textId="77777777" w:rsidR="008A0F1F" w:rsidRPr="00405433" w:rsidRDefault="008A0F1F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8A0F1F" w14:paraId="2D09D92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69A2720" w14:textId="77777777" w:rsidR="008A0F1F" w:rsidRPr="00405433" w:rsidRDefault="008A0F1F" w:rsidP="00DA4868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5"/>
              <w:gridCol w:w="1028"/>
              <w:gridCol w:w="4046"/>
            </w:tblGrid>
            <w:tr w:rsidR="008A0F1F" w14:paraId="426FEE41" w14:textId="77777777" w:rsidTr="00DA4868">
              <w:tc>
                <w:tcPr>
                  <w:tcW w:w="1672" w:type="dxa"/>
                </w:tcPr>
                <w:p w14:paraId="62DB986A" w14:textId="6FC7FD54" w:rsidR="008A0F1F" w:rsidRDefault="008A0F1F" w:rsidP="00DA4868">
                  <w:pPr>
                    <w:rPr>
                      <w:szCs w:val="20"/>
                    </w:rPr>
                  </w:pPr>
                  <w:proofErr w:type="spellStart"/>
                  <w:r w:rsidRPr="00A92AA3">
                    <w:rPr>
                      <w:i/>
                      <w:iCs/>
                      <w:szCs w:val="20"/>
                    </w:rPr>
                    <w:t>model_</w:t>
                  </w:r>
                  <w:r>
                    <w:rPr>
                      <w:i/>
                      <w:iCs/>
                      <w:szCs w:val="20"/>
                    </w:rPr>
                    <w:t>type</w:t>
                  </w:r>
                  <w:proofErr w:type="spellEnd"/>
                </w:p>
              </w:tc>
              <w:tc>
                <w:tcPr>
                  <w:tcW w:w="1039" w:type="dxa"/>
                </w:tcPr>
                <w:p w14:paraId="1D7317A4" w14:textId="18A5F8B2" w:rsidR="008A0F1F" w:rsidRDefault="008A0F1F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143" w:type="dxa"/>
                </w:tcPr>
                <w:p w14:paraId="635EAF17" w14:textId="5B58AE6F" w:rsidR="008A0F1F" w:rsidRDefault="008A0F1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Type of model</w:t>
                  </w:r>
                  <w:r w:rsidRPr="00B07A62">
                    <w:rPr>
                      <w:szCs w:val="20"/>
                    </w:rPr>
                    <w:t xml:space="preserve"> to </w:t>
                  </w:r>
                  <w:r>
                    <w:rPr>
                      <w:szCs w:val="20"/>
                    </w:rPr>
                    <w:t xml:space="preserve">train </w:t>
                  </w:r>
                  <w:r w:rsidR="00810634">
                    <w:rPr>
                      <w:szCs w:val="20"/>
                    </w:rPr>
                    <w:t>(</w:t>
                  </w:r>
                  <w:r w:rsidRPr="002E74E0">
                    <w:rPr>
                      <w:i/>
                      <w:iCs/>
                      <w:szCs w:val="20"/>
                    </w:rPr>
                    <w:t xml:space="preserve">See Section </w:t>
                  </w:r>
                  <w:r w:rsidRPr="002E74E0">
                    <w:rPr>
                      <w:i/>
                      <w:iCs/>
                      <w:szCs w:val="20"/>
                    </w:rPr>
                    <w:fldChar w:fldCharType="begin"/>
                  </w:r>
                  <w:r w:rsidRPr="002E74E0">
                    <w:rPr>
                      <w:i/>
                      <w:iCs/>
                      <w:szCs w:val="20"/>
                    </w:rPr>
                    <w:instrText xml:space="preserve"> REF _Ref123053829 \r \h </w:instrText>
                  </w:r>
                  <w:r w:rsidR="002E74E0">
                    <w:rPr>
                      <w:i/>
                      <w:iCs/>
                      <w:szCs w:val="20"/>
                    </w:rPr>
                    <w:instrText xml:space="preserve"> \* MERGEFORMAT </w:instrText>
                  </w:r>
                  <w:r w:rsidRPr="002E74E0">
                    <w:rPr>
                      <w:i/>
                      <w:iCs/>
                      <w:szCs w:val="20"/>
                    </w:rPr>
                  </w:r>
                  <w:r w:rsidRPr="002E74E0">
                    <w:rPr>
                      <w:i/>
                      <w:iCs/>
                      <w:szCs w:val="20"/>
                    </w:rPr>
                    <w:fldChar w:fldCharType="separate"/>
                  </w:r>
                  <w:r w:rsidR="00BA352A">
                    <w:rPr>
                      <w:i/>
                      <w:iCs/>
                      <w:szCs w:val="20"/>
                    </w:rPr>
                    <w:t>7.1.1</w:t>
                  </w:r>
                  <w:r w:rsidRPr="002E74E0">
                    <w:rPr>
                      <w:i/>
                      <w:iCs/>
                      <w:szCs w:val="20"/>
                    </w:rPr>
                    <w:fldChar w:fldCharType="end"/>
                  </w:r>
                  <w:r>
                    <w:rPr>
                      <w:szCs w:val="20"/>
                    </w:rPr>
                    <w:t xml:space="preserve"> for a list of the types of models available</w:t>
                  </w:r>
                  <w:r w:rsidR="00810634">
                    <w:rPr>
                      <w:szCs w:val="20"/>
                    </w:rPr>
                    <w:t>)</w:t>
                  </w:r>
                  <w:r>
                    <w:rPr>
                      <w:szCs w:val="20"/>
                    </w:rPr>
                    <w:t>.</w:t>
                  </w:r>
                </w:p>
              </w:tc>
            </w:tr>
          </w:tbl>
          <w:p w14:paraId="5B1418D7" w14:textId="77777777" w:rsidR="008A0F1F" w:rsidRDefault="008A0F1F" w:rsidP="00DA4868">
            <w:pPr>
              <w:rPr>
                <w:szCs w:val="20"/>
              </w:rPr>
            </w:pPr>
          </w:p>
        </w:tc>
      </w:tr>
      <w:tr w:rsidR="008A0F1F" w14:paraId="19F4F71D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6DDCA055" w14:textId="77777777" w:rsidR="008A0F1F" w:rsidRDefault="008A0F1F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43FFBDB0" w14:textId="77777777" w:rsidR="008A0F1F" w:rsidRPr="00452A0D" w:rsidRDefault="008A0F1F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83"/>
              <w:gridCol w:w="1039"/>
              <w:gridCol w:w="3007"/>
            </w:tblGrid>
            <w:tr w:rsidR="008A0F1F" w14:paraId="620AC04E" w14:textId="77777777" w:rsidTr="00DA4868">
              <w:tc>
                <w:tcPr>
                  <w:tcW w:w="1672" w:type="dxa"/>
                </w:tcPr>
                <w:p w14:paraId="451CD67D" w14:textId="77777777" w:rsidR="008A0F1F" w:rsidRDefault="008A0F1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client_id</w:t>
                  </w:r>
                </w:p>
              </w:tc>
              <w:tc>
                <w:tcPr>
                  <w:tcW w:w="1039" w:type="dxa"/>
                </w:tcPr>
                <w:p w14:paraId="7E5D532C" w14:textId="77777777" w:rsidR="008A0F1F" w:rsidRDefault="008A0F1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143" w:type="dxa"/>
                </w:tcPr>
                <w:p w14:paraId="5D4CB00D" w14:textId="77777777" w:rsidR="008A0F1F" w:rsidRDefault="008A0F1F" w:rsidP="00DA4868">
                  <w:pPr>
                    <w:rPr>
                      <w:szCs w:val="20"/>
                    </w:rPr>
                  </w:pPr>
                  <w:r w:rsidRPr="003A4244">
                    <w:rPr>
                      <w:szCs w:val="20"/>
                    </w:rPr>
                    <w:t>Identifier of the client making the request.</w:t>
                  </w:r>
                </w:p>
              </w:tc>
            </w:tr>
            <w:tr w:rsidR="008A0F1F" w14:paraId="6A0F4DD7" w14:textId="77777777" w:rsidTr="00DA4868">
              <w:tc>
                <w:tcPr>
                  <w:tcW w:w="1672" w:type="dxa"/>
                </w:tcPr>
                <w:p w14:paraId="1FD0E6B6" w14:textId="24A9D6F9" w:rsidR="008A0F1F" w:rsidRPr="0050256B" w:rsidRDefault="008A0F1F" w:rsidP="00DA4868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50256B">
                    <w:rPr>
                      <w:i/>
                      <w:iCs/>
                      <w:szCs w:val="20"/>
                    </w:rPr>
                    <w:t>model_name</w:t>
                  </w:r>
                  <w:proofErr w:type="spellEnd"/>
                </w:p>
              </w:tc>
              <w:tc>
                <w:tcPr>
                  <w:tcW w:w="1039" w:type="dxa"/>
                </w:tcPr>
                <w:p w14:paraId="2C2F85CC" w14:textId="1579BFE0" w:rsidR="008A0F1F" w:rsidRPr="0050256B" w:rsidRDefault="008A0F1F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143" w:type="dxa"/>
                </w:tcPr>
                <w:p w14:paraId="362CA6FF" w14:textId="13DA94C8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A name for the model, e.g., </w:t>
                  </w:r>
                  <w:r w:rsidRPr="0050256B">
                    <w:rPr>
                      <w:i/>
                      <w:iCs/>
                      <w:szCs w:val="20"/>
                    </w:rPr>
                    <w:t>Schedules for Store A</w:t>
                  </w:r>
                  <w:r w:rsidRPr="0050256B">
                    <w:rPr>
                      <w:szCs w:val="20"/>
                    </w:rPr>
                    <w:t>.</w:t>
                  </w:r>
                </w:p>
              </w:tc>
            </w:tr>
            <w:tr w:rsidR="008A0F1F" w14:paraId="226040B6" w14:textId="77777777" w:rsidTr="00DA4868">
              <w:tc>
                <w:tcPr>
                  <w:tcW w:w="1672" w:type="dxa"/>
                </w:tcPr>
                <w:p w14:paraId="51806B84" w14:textId="2AF79099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input_data</w:t>
                  </w:r>
                </w:p>
              </w:tc>
              <w:tc>
                <w:tcPr>
                  <w:tcW w:w="1039" w:type="dxa"/>
                </w:tcPr>
                <w:p w14:paraId="46A99878" w14:textId="77777777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dictionary</w:t>
                  </w:r>
                </w:p>
              </w:tc>
              <w:tc>
                <w:tcPr>
                  <w:tcW w:w="4143" w:type="dxa"/>
                </w:tcPr>
                <w:p w14:paraId="734B148C" w14:textId="5CFC30BE" w:rsidR="008A0F1F" w:rsidRPr="0050256B" w:rsidRDefault="008A0F1F" w:rsidP="00DA4868">
                  <w:pPr>
                    <w:rPr>
                      <w:szCs w:val="20"/>
                    </w:rPr>
                  </w:pPr>
                  <w:commentRangeStart w:id="14"/>
                  <w:r w:rsidRPr="0050256B">
                    <w:rPr>
                      <w:szCs w:val="20"/>
                    </w:rPr>
                    <w:t>Input needed to train the model</w:t>
                  </w:r>
                  <w:commentRangeEnd w:id="14"/>
                  <w:r w:rsidR="00DE4CAC">
                    <w:rPr>
                      <w:rStyle w:val="Refdecomentrio"/>
                    </w:rPr>
                    <w:commentReference w:id="14"/>
                  </w:r>
                  <w:r w:rsidRPr="0050256B">
                    <w:rPr>
                      <w:szCs w:val="20"/>
                    </w:rPr>
                    <w:t xml:space="preserve"> </w:t>
                  </w:r>
                  <w:r w:rsidRPr="0050256B">
                    <w:rPr>
                      <w:rFonts w:cs="Times New Roman"/>
                      <w:color w:val="333333"/>
                      <w:szCs w:val="20"/>
                    </w:rPr>
                    <w:t>(</w:t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t xml:space="preserve">See Section </w:t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fldChar w:fldCharType="begin"/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instrText xml:space="preserve"> REF _Ref123418810 \r \h </w:instrText>
                  </w:r>
                  <w:r w:rsidR="002E74E0"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instrText xml:space="preserve"> \* MERGEFORMAT </w:instrText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fldChar w:fldCharType="separate"/>
                  </w:r>
                  <w:r w:rsidR="00BA352A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t>7.1.5</w:t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fldChar w:fldCharType="end"/>
                  </w:r>
                  <w:r w:rsidRPr="0050256B">
                    <w:rPr>
                      <w:rFonts w:cs="Times New Roman"/>
                      <w:color w:val="333333"/>
                      <w:szCs w:val="20"/>
                    </w:rPr>
                    <w:t>)</w:t>
                  </w:r>
                  <w:r w:rsidRPr="0050256B">
                    <w:rPr>
                      <w:szCs w:val="20"/>
                    </w:rPr>
                    <w:t>.</w:t>
                  </w:r>
                </w:p>
              </w:tc>
            </w:tr>
            <w:tr w:rsidR="008A0F1F" w14:paraId="69660D14" w14:textId="77777777" w:rsidTr="00DA4868">
              <w:tc>
                <w:tcPr>
                  <w:tcW w:w="1672" w:type="dxa"/>
                </w:tcPr>
                <w:p w14:paraId="619F57B6" w14:textId="77777777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forecast_period</w:t>
                  </w:r>
                </w:p>
              </w:tc>
              <w:tc>
                <w:tcPr>
                  <w:tcW w:w="1039" w:type="dxa"/>
                </w:tcPr>
                <w:p w14:paraId="38F4D9E7" w14:textId="77777777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143" w:type="dxa"/>
                </w:tcPr>
                <w:p w14:paraId="24584544" w14:textId="6BF67516" w:rsidR="008A0F1F" w:rsidRPr="0050256B" w:rsidRDefault="00810634" w:rsidP="00DA4868">
                  <w:pPr>
                    <w:rPr>
                      <w:szCs w:val="20"/>
                    </w:rPr>
                  </w:pPr>
                  <w:commentRangeStart w:id="15"/>
                  <w:r w:rsidRPr="0050256B">
                    <w:rPr>
                      <w:szCs w:val="20"/>
                    </w:rPr>
                    <w:t xml:space="preserve">Forecast period in </w:t>
                  </w:r>
                  <w:r w:rsidRPr="00F73404">
                    <w:rPr>
                      <w:b/>
                      <w:bCs/>
                      <w:szCs w:val="20"/>
                    </w:rPr>
                    <w:t>hours</w:t>
                  </w:r>
                  <w:r w:rsidRPr="0050256B">
                    <w:rPr>
                      <w:szCs w:val="20"/>
                    </w:rPr>
                    <w:t xml:space="preserve"> that will be associated with the model.</w:t>
                  </w:r>
                  <w:commentRangeEnd w:id="15"/>
                  <w:r w:rsidR="00DE4CAC">
                    <w:rPr>
                      <w:rStyle w:val="Refdecomentrio"/>
                    </w:rPr>
                    <w:commentReference w:id="15"/>
                  </w:r>
                  <w:r w:rsidR="003D1E1D">
                    <w:rPr>
                      <w:szCs w:val="20"/>
                    </w:rPr>
                    <w:t xml:space="preserve"> </w:t>
                  </w:r>
                </w:p>
              </w:tc>
            </w:tr>
            <w:tr w:rsidR="00DE4CAC" w14:paraId="0AA141A1" w14:textId="77777777" w:rsidTr="00DA4868">
              <w:tc>
                <w:tcPr>
                  <w:tcW w:w="1672" w:type="dxa"/>
                </w:tcPr>
                <w:p w14:paraId="4A1AE80F" w14:textId="12538D3A" w:rsidR="00DE4CAC" w:rsidRPr="0050256B" w:rsidRDefault="00DE4CAC" w:rsidP="00DA4868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DE4CAC">
                    <w:rPr>
                      <w:i/>
                      <w:iCs/>
                      <w:szCs w:val="20"/>
                    </w:rPr>
                    <w:t>n_lags</w:t>
                  </w:r>
                  <w:proofErr w:type="spellEnd"/>
                </w:p>
              </w:tc>
              <w:tc>
                <w:tcPr>
                  <w:tcW w:w="1039" w:type="dxa"/>
                </w:tcPr>
                <w:p w14:paraId="0545735A" w14:textId="545F2441" w:rsidR="00DE4CAC" w:rsidRPr="0050256B" w:rsidRDefault="00DE4CAC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143" w:type="dxa"/>
                </w:tcPr>
                <w:p w14:paraId="5466E663" w14:textId="5E246240" w:rsidR="00DE4CAC" w:rsidRPr="0050256B" w:rsidRDefault="00DE4CAC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Number of lags in </w:t>
                  </w:r>
                  <w:r w:rsidRPr="00F73404">
                    <w:rPr>
                      <w:b/>
                      <w:bCs/>
                      <w:szCs w:val="20"/>
                    </w:rPr>
                    <w:t>hours</w:t>
                  </w:r>
                  <w:r>
                    <w:rPr>
                      <w:szCs w:val="20"/>
                    </w:rPr>
                    <w:t xml:space="preserve">. This parameter is only used when training a model of type </w:t>
                  </w:r>
                  <w:proofErr w:type="spellStart"/>
                  <w:r w:rsidRPr="00DE4CAC">
                    <w:rPr>
                      <w:i/>
                      <w:iCs/>
                      <w:szCs w:val="20"/>
                    </w:rPr>
                    <w:t>MLPRegressor</w:t>
                  </w:r>
                  <w:proofErr w:type="spellEnd"/>
                  <w:r w:rsidR="00F73404">
                    <w:rPr>
                      <w:szCs w:val="20"/>
                    </w:rPr>
                    <w:t>, i.e., it does not have to be specified for the other models</w:t>
                  </w:r>
                  <w:r>
                    <w:rPr>
                      <w:szCs w:val="20"/>
                    </w:rPr>
                    <w:t>.</w:t>
                  </w:r>
                  <w:r w:rsidR="00F73404">
                    <w:rPr>
                      <w:szCs w:val="20"/>
                    </w:rPr>
                    <w:t xml:space="preserve"> Its default value is 720 (hours), 30 days times 24 hours.</w:t>
                  </w:r>
                </w:p>
              </w:tc>
            </w:tr>
            <w:tr w:rsidR="00C714CC" w14:paraId="13A132CF" w14:textId="77777777" w:rsidTr="00DA4868">
              <w:tc>
                <w:tcPr>
                  <w:tcW w:w="1672" w:type="dxa"/>
                </w:tcPr>
                <w:p w14:paraId="63337CFC" w14:textId="711456E7" w:rsidR="00C714CC" w:rsidRPr="00DE4CAC" w:rsidRDefault="00C714CC" w:rsidP="00DA4868">
                  <w:pPr>
                    <w:rPr>
                      <w:i/>
                      <w:iCs/>
                      <w:szCs w:val="20"/>
                    </w:rPr>
                  </w:pPr>
                  <w:r w:rsidRPr="00C714CC">
                    <w:rPr>
                      <w:i/>
                      <w:iCs/>
                      <w:szCs w:val="20"/>
                    </w:rPr>
                    <w:t>customer_flow_and_team_size</w:t>
                  </w:r>
                </w:p>
              </w:tc>
              <w:tc>
                <w:tcPr>
                  <w:tcW w:w="1039" w:type="dxa"/>
                </w:tcPr>
                <w:p w14:paraId="494EC4A9" w14:textId="2D85AF9C" w:rsidR="00C714CC" w:rsidRPr="0050256B" w:rsidRDefault="00C714CC" w:rsidP="00DA4868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bool</w:t>
                  </w:r>
                </w:p>
              </w:tc>
              <w:tc>
                <w:tcPr>
                  <w:tcW w:w="4143" w:type="dxa"/>
                </w:tcPr>
                <w:p w14:paraId="6DDB5D8F" w14:textId="3877306E" w:rsidR="00C714CC" w:rsidRDefault="00C714CC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This parameter is only used when the API client wants to forecast the customer flow and the store’s team size, using a </w:t>
                  </w:r>
                  <w:proofErr w:type="spellStart"/>
                  <w:r w:rsidRPr="00C714CC">
                    <w:rPr>
                      <w:szCs w:val="20"/>
                    </w:rPr>
                    <w:t>MLPRegressor</w:t>
                  </w:r>
                  <w:proofErr w:type="spellEnd"/>
                  <w:r>
                    <w:rPr>
                      <w:szCs w:val="20"/>
                    </w:rPr>
                    <w:t xml:space="preserve"> model</w:t>
                  </w:r>
                  <w:r>
                    <w:rPr>
                      <w:rStyle w:val="Refdenotaderodap"/>
                      <w:szCs w:val="20"/>
                    </w:rPr>
                    <w:footnoteReference w:id="2"/>
                  </w:r>
                  <w:r>
                    <w:rPr>
                      <w:szCs w:val="20"/>
                    </w:rPr>
                    <w:t>. Default value is False.</w:t>
                  </w:r>
                </w:p>
              </w:tc>
            </w:tr>
          </w:tbl>
          <w:p w14:paraId="0B10AE22" w14:textId="77777777" w:rsidR="008A0F1F" w:rsidRDefault="008A0F1F" w:rsidP="00DA4868">
            <w:pPr>
              <w:rPr>
                <w:szCs w:val="20"/>
              </w:rPr>
            </w:pPr>
          </w:p>
        </w:tc>
      </w:tr>
      <w:tr w:rsidR="008A0F1F" w14:paraId="5B7F17BE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65B8E62E" w14:textId="77777777" w:rsidR="008A0F1F" w:rsidRPr="00BA3C67" w:rsidRDefault="008A0F1F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016359F7" w14:textId="77777777" w:rsidR="008A0F1F" w:rsidRPr="00BA3C67" w:rsidRDefault="008A0F1F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8A0F1F" w14:paraId="6A80EC12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35BECB03" w14:textId="77777777" w:rsidR="008A0F1F" w:rsidRPr="00BA3C67" w:rsidRDefault="008A0F1F" w:rsidP="00DA4868">
            <w:pPr>
              <w:rPr>
                <w:i/>
                <w:iCs/>
                <w:sz w:val="18"/>
                <w:szCs w:val="18"/>
              </w:rPr>
            </w:pPr>
            <w:r w:rsidRPr="00BA3C67">
              <w:rPr>
                <w:rFonts w:cs="Times New Roman"/>
                <w:b/>
                <w:bCs/>
                <w:i/>
                <w:iCs/>
                <w:color w:val="333333"/>
                <w:sz w:val="18"/>
                <w:szCs w:val="18"/>
              </w:rPr>
              <w:t>Notes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737F021C" w14:textId="77777777" w:rsidR="008A0F1F" w:rsidRPr="00EB4319" w:rsidRDefault="008A0F1F" w:rsidP="00DA4868">
            <w:pPr>
              <w:rPr>
                <w:i/>
                <w:iCs/>
                <w:szCs w:val="20"/>
              </w:rPr>
            </w:pPr>
          </w:p>
        </w:tc>
      </w:tr>
      <w:tr w:rsidR="008A0F1F" w14:paraId="177E9B8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ED7123" w14:textId="244DA33F" w:rsidR="008A0F1F" w:rsidRPr="00BA3C67" w:rsidRDefault="00810634" w:rsidP="00DA4868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>
              <w:rPr>
                <w:rFonts w:cs="Times New Roman"/>
                <w:color w:val="333333"/>
                <w:sz w:val="18"/>
                <w:szCs w:val="18"/>
              </w:rPr>
              <w:t xml:space="preserve">The </w:t>
            </w:r>
            <w:proofErr w:type="spellStart"/>
            <w:r w:rsidRPr="00D82D36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model_name</w:t>
            </w:r>
            <w:proofErr w:type="spellEnd"/>
            <w:r>
              <w:rPr>
                <w:rFonts w:cs="Times New Roman"/>
                <w:color w:val="333333"/>
                <w:sz w:val="18"/>
                <w:szCs w:val="18"/>
              </w:rPr>
              <w:t xml:space="preserve"> is something that makes sense to the client and is not used internally by the service to make decisions about how the model will be stored or identified.</w:t>
            </w:r>
          </w:p>
          <w:p w14:paraId="579202B4" w14:textId="1CB1AB41" w:rsidR="008A0F1F" w:rsidRPr="00810634" w:rsidRDefault="00810634" w:rsidP="00810634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>
              <w:rPr>
                <w:rFonts w:cs="Times New Roman"/>
                <w:color w:val="333333"/>
                <w:sz w:val="18"/>
                <w:szCs w:val="18"/>
              </w:rPr>
              <w:t xml:space="preserve">Since different inputs may be needed to train different models, the input data used for training is expected to be encapsulated in a </w:t>
            </w:r>
            <w:r w:rsidRPr="00F0734D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dictionary</w:t>
            </w:r>
            <w:r w:rsidRPr="00F0734D">
              <w:rPr>
                <w:rFonts w:cs="Times New Roman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333333"/>
                <w:sz w:val="18"/>
                <w:szCs w:val="18"/>
              </w:rPr>
              <w:t>data type (</w:t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t xml:space="preserve">See Section </w:t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fldChar w:fldCharType="begin"/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instrText xml:space="preserve"> REF _Ref123418810 \r \h </w:instrText>
            </w:r>
            <w:r w:rsid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instrText xml:space="preserve"> \* MERGEFORMAT </w:instrText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fldChar w:fldCharType="separate"/>
            </w:r>
            <w:r w:rsidR="00BA352A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7.1.5</w:t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fldChar w:fldCharType="end"/>
            </w:r>
            <w:r>
              <w:rPr>
                <w:rFonts w:cs="Times New Roman"/>
                <w:color w:val="333333"/>
                <w:sz w:val="18"/>
                <w:szCs w:val="18"/>
              </w:rPr>
              <w:t xml:space="preserve"> for more details)</w:t>
            </w:r>
            <w:r w:rsidRPr="00DA6FB0">
              <w:rPr>
                <w:rFonts w:cs="Times New Roman"/>
                <w:color w:val="333333"/>
                <w:sz w:val="18"/>
                <w:szCs w:val="18"/>
              </w:rPr>
              <w:t>.</w:t>
            </w:r>
          </w:p>
        </w:tc>
      </w:tr>
      <w:tr w:rsidR="008A0F1F" w14:paraId="03040052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21E967" w14:textId="77777777" w:rsidR="008A0F1F" w:rsidRDefault="008A0F1F" w:rsidP="00DA4868">
            <w:pPr>
              <w:rPr>
                <w:sz w:val="12"/>
                <w:szCs w:val="12"/>
              </w:rPr>
            </w:pPr>
          </w:p>
        </w:tc>
      </w:tr>
      <w:tr w:rsidR="008A0F1F" w14:paraId="7859085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CEC7B" w14:textId="77777777" w:rsidR="008A0F1F" w:rsidRPr="00BA3C67" w:rsidRDefault="008A0F1F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8A0F1F" w14:paraId="058398C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A20AC3" w14:textId="77777777" w:rsidR="008A0F1F" w:rsidRPr="006329F0" w:rsidRDefault="008A0F1F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8A0F1F" w14:paraId="01D528F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489F8FE" w14:textId="77777777" w:rsidR="008A0F1F" w:rsidRDefault="008A0F1F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5C22002A" w14:textId="77777777" w:rsidR="008A0F1F" w:rsidRPr="00452A0D" w:rsidRDefault="008A0F1F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8"/>
              <w:gridCol w:w="1211"/>
              <w:gridCol w:w="3890"/>
            </w:tblGrid>
            <w:tr w:rsidR="008A0F1F" w14:paraId="64BBD3C7" w14:textId="77777777" w:rsidTr="00810634">
              <w:tc>
                <w:tcPr>
                  <w:tcW w:w="1628" w:type="dxa"/>
                </w:tcPr>
                <w:p w14:paraId="1F6D2792" w14:textId="7A6D2AEF" w:rsidR="008A0F1F" w:rsidRPr="0050256B" w:rsidRDefault="00810634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detail</w:t>
                  </w:r>
                </w:p>
              </w:tc>
              <w:tc>
                <w:tcPr>
                  <w:tcW w:w="1211" w:type="dxa"/>
                </w:tcPr>
                <w:p w14:paraId="3993DD7D" w14:textId="55BF575B" w:rsidR="008A0F1F" w:rsidRPr="0050256B" w:rsidRDefault="00810634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3890" w:type="dxa"/>
                </w:tcPr>
                <w:p w14:paraId="78A4C8E4" w14:textId="30B929F7" w:rsidR="008A0F1F" w:rsidRPr="0050256B" w:rsidRDefault="00810634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If the task is accepted: "detail": "1".</w:t>
                  </w:r>
                </w:p>
              </w:tc>
            </w:tr>
            <w:tr w:rsidR="00810634" w14:paraId="174033CF" w14:textId="77777777" w:rsidTr="00810634">
              <w:tc>
                <w:tcPr>
                  <w:tcW w:w="1628" w:type="dxa"/>
                </w:tcPr>
                <w:p w14:paraId="29A90408" w14:textId="5A063A6A" w:rsidR="00810634" w:rsidRPr="0050256B" w:rsidRDefault="00810634" w:rsidP="00810634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50256B">
                    <w:rPr>
                      <w:i/>
                      <w:iCs/>
                      <w:szCs w:val="20"/>
                    </w:rPr>
                    <w:t>task_id</w:t>
                  </w:r>
                  <w:proofErr w:type="spellEnd"/>
                </w:p>
              </w:tc>
              <w:tc>
                <w:tcPr>
                  <w:tcW w:w="1211" w:type="dxa"/>
                </w:tcPr>
                <w:p w14:paraId="540C7F65" w14:textId="3BFBE786" w:rsidR="00810634" w:rsidRPr="0050256B" w:rsidRDefault="00810634" w:rsidP="00810634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3890" w:type="dxa"/>
                </w:tcPr>
                <w:p w14:paraId="7E803362" w14:textId="49EDD28D" w:rsidR="00810634" w:rsidRPr="0050256B" w:rsidRDefault="00810634" w:rsidP="00810634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The task id.</w:t>
                  </w:r>
                </w:p>
              </w:tc>
            </w:tr>
          </w:tbl>
          <w:p w14:paraId="14B86A5D" w14:textId="77777777" w:rsidR="008A0F1F" w:rsidRDefault="008A0F1F" w:rsidP="00DA4868">
            <w:pPr>
              <w:rPr>
                <w:szCs w:val="20"/>
              </w:rPr>
            </w:pPr>
          </w:p>
        </w:tc>
      </w:tr>
      <w:tr w:rsidR="008A0F1F" w14:paraId="5A288A1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9026AC" w14:textId="77777777" w:rsidR="008A0F1F" w:rsidRPr="00B77388" w:rsidRDefault="008A0F1F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8A0F1F" w14:paraId="3B7160C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7BED8" w14:textId="77777777" w:rsidR="008A0F1F" w:rsidRPr="00B77388" w:rsidRDefault="008A0F1F" w:rsidP="00DA4868">
            <w:pPr>
              <w:rPr>
                <w:sz w:val="6"/>
                <w:szCs w:val="6"/>
              </w:rPr>
            </w:pPr>
          </w:p>
        </w:tc>
      </w:tr>
      <w:tr w:rsidR="008A0F1F" w14:paraId="4B36119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9A72E3" w14:textId="0F178FE4" w:rsidR="008A0F1F" w:rsidRDefault="00810634" w:rsidP="00DA4868">
            <w:r>
              <w:rPr>
                <w:rFonts w:cs="Times New Roman"/>
                <w:color w:val="333333"/>
                <w:szCs w:val="20"/>
              </w:rPr>
              <w:t xml:space="preserve">The same as in </w:t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t xml:space="preserve">Section </w:t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fldChar w:fldCharType="begin"/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instrText xml:space="preserve"> REF _Ref123419425 \r \h </w:instrText>
            </w:r>
            <w:r w:rsidR="002E74E0">
              <w:rPr>
                <w:rFonts w:cs="Times New Roman"/>
                <w:i/>
                <w:iCs/>
                <w:color w:val="333333"/>
                <w:szCs w:val="20"/>
              </w:rPr>
              <w:instrText xml:space="preserve"> \* MERGEFORMAT </w:instrText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fldChar w:fldCharType="separate"/>
            </w:r>
            <w:r w:rsidR="00BA352A">
              <w:rPr>
                <w:rFonts w:cs="Times New Roman"/>
                <w:i/>
                <w:iCs/>
                <w:color w:val="333333"/>
                <w:szCs w:val="20"/>
              </w:rPr>
              <w:t>4.1</w:t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fldChar w:fldCharType="end"/>
            </w:r>
            <w:r w:rsidR="008A0F1F" w:rsidRPr="003605CD">
              <w:rPr>
                <w:rFonts w:cs="Times New Roman"/>
                <w:color w:val="333333"/>
                <w:szCs w:val="20"/>
              </w:rPr>
              <w:t>.</w:t>
            </w:r>
          </w:p>
        </w:tc>
      </w:tr>
    </w:tbl>
    <w:p w14:paraId="489B82D0" w14:textId="3BCB478E" w:rsidR="00FB2EFB" w:rsidRDefault="00FB2EFB" w:rsidP="00FB2EFB">
      <w:pPr>
        <w:pStyle w:val="Ttulo2"/>
        <w:numPr>
          <w:ilvl w:val="1"/>
          <w:numId w:val="14"/>
        </w:numPr>
        <w:ind w:left="426" w:hanging="426"/>
      </w:pPr>
      <w:bookmarkStart w:id="16" w:name="_Toc136795657"/>
      <w:r>
        <w:t xml:space="preserve">Additional </w:t>
      </w:r>
      <w:r w:rsidR="00101486">
        <w:t>Documentation</w:t>
      </w:r>
      <w:bookmarkEnd w:id="16"/>
    </w:p>
    <w:p w14:paraId="10F6458D" w14:textId="62500A89" w:rsidR="00FB2EFB" w:rsidRPr="005540DD" w:rsidRDefault="00FB2EFB" w:rsidP="00FB2EFB">
      <w:pPr>
        <w:ind w:left="142" w:firstLine="284"/>
        <w:rPr>
          <w:rFonts w:cs="Times New Roman"/>
          <w:i/>
          <w:iCs/>
          <w:color w:val="333333"/>
          <w:sz w:val="18"/>
          <w:szCs w:val="18"/>
        </w:rPr>
      </w:pPr>
      <w:r w:rsidRPr="005540DD">
        <w:rPr>
          <w:i/>
          <w:iCs/>
        </w:rPr>
        <w:t xml:space="preserve">See Section </w:t>
      </w:r>
      <w:r w:rsidRPr="005540DD">
        <w:rPr>
          <w:i/>
          <w:iCs/>
        </w:rPr>
        <w:fldChar w:fldCharType="begin"/>
      </w:r>
      <w:r w:rsidRPr="005540DD">
        <w:rPr>
          <w:i/>
          <w:iCs/>
        </w:rPr>
        <w:instrText xml:space="preserve"> REF _Ref122817811 \r \h </w:instrText>
      </w:r>
      <w:r>
        <w:rPr>
          <w:i/>
          <w:iCs/>
        </w:rPr>
        <w:instrText xml:space="preserve"> \* MERGEFORMAT </w:instrText>
      </w:r>
      <w:r w:rsidRPr="005540DD">
        <w:rPr>
          <w:i/>
          <w:iCs/>
        </w:rPr>
      </w:r>
      <w:r w:rsidRPr="005540DD">
        <w:rPr>
          <w:i/>
          <w:iCs/>
        </w:rPr>
        <w:fldChar w:fldCharType="separate"/>
      </w:r>
      <w:r w:rsidR="00BA352A">
        <w:rPr>
          <w:i/>
          <w:iCs/>
        </w:rPr>
        <w:t>4.2</w:t>
      </w:r>
      <w:r w:rsidRPr="005540DD">
        <w:rPr>
          <w:i/>
          <w:iCs/>
        </w:rPr>
        <w:fldChar w:fldCharType="end"/>
      </w:r>
      <w:r>
        <w:t>.</w:t>
      </w:r>
    </w:p>
    <w:p w14:paraId="7BA61384" w14:textId="6DB00042" w:rsidR="007B6069" w:rsidRDefault="007B6069" w:rsidP="007B6069">
      <w:pPr>
        <w:pStyle w:val="Ttulo1"/>
        <w:numPr>
          <w:ilvl w:val="0"/>
          <w:numId w:val="14"/>
        </w:numPr>
        <w:ind w:left="284" w:hanging="284"/>
      </w:pPr>
      <w:bookmarkStart w:id="17" w:name="_Toc136795658"/>
      <w:r>
        <w:t>Additional Services API</w:t>
      </w:r>
      <w:bookmarkEnd w:id="17"/>
    </w:p>
    <w:p w14:paraId="405B3866" w14:textId="676A14E7" w:rsidR="0053392B" w:rsidRDefault="0053392B" w:rsidP="0053392B">
      <w:pPr>
        <w:pStyle w:val="Ttulo2"/>
        <w:numPr>
          <w:ilvl w:val="1"/>
          <w:numId w:val="14"/>
        </w:numPr>
        <w:ind w:left="426" w:hanging="426"/>
      </w:pPr>
      <w:bookmarkStart w:id="18" w:name="_Toc136795659"/>
      <w:r w:rsidRPr="007C7EEB">
        <w:t>/</w:t>
      </w:r>
      <w:proofErr w:type="spellStart"/>
      <w:r w:rsidRPr="007C7EEB">
        <w:t>api</w:t>
      </w:r>
      <w:proofErr w:type="spellEnd"/>
      <w:r w:rsidRPr="007C7EEB">
        <w:t>/v1/models</w:t>
      </w:r>
      <w:bookmarkEnd w:id="18"/>
    </w:p>
    <w:p w14:paraId="5074B144" w14:textId="1BC8E8D2" w:rsidR="007B6069" w:rsidRDefault="0020016B" w:rsidP="00637380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>L</w:t>
      </w:r>
      <w:r w:rsidR="007B6069">
        <w:rPr>
          <w:szCs w:val="20"/>
        </w:rPr>
        <w:t>ist of supported (available) models for training</w:t>
      </w:r>
      <w:r w:rsidR="007B6069"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637380" w14:paraId="1AF5C56A" w14:textId="77777777" w:rsidTr="00DA4868">
        <w:tc>
          <w:tcPr>
            <w:tcW w:w="1706" w:type="dxa"/>
          </w:tcPr>
          <w:p w14:paraId="775778C6" w14:textId="77777777" w:rsidR="00637380" w:rsidRPr="00EB4319" w:rsidRDefault="00637380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71C12D5A" w14:textId="0DD55FE9" w:rsidR="00637380" w:rsidRPr="00637380" w:rsidRDefault="00637380" w:rsidP="00DA4868">
            <w:pPr>
              <w:rPr>
                <w:i/>
                <w:iCs/>
                <w:szCs w:val="20"/>
              </w:rPr>
            </w:pPr>
            <w:r w:rsidRPr="00637380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637380" w14:paraId="19599661" w14:textId="77777777" w:rsidTr="00DA4868">
        <w:tc>
          <w:tcPr>
            <w:tcW w:w="1706" w:type="dxa"/>
          </w:tcPr>
          <w:p w14:paraId="61A346C0" w14:textId="77777777" w:rsidR="00637380" w:rsidRPr="00EB4319" w:rsidRDefault="00637380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4FDE2C62" w14:textId="41AF99A4" w:rsidR="00637380" w:rsidRPr="00EB4319" w:rsidRDefault="00472702" w:rsidP="00DA4868">
            <w:pPr>
              <w:rPr>
                <w:i/>
                <w:iCs/>
                <w:szCs w:val="20"/>
              </w:rPr>
            </w:pPr>
            <w:r w:rsidRPr="00472702">
              <w:rPr>
                <w:i/>
                <w:iCs/>
                <w:szCs w:val="20"/>
              </w:rPr>
              <w:t>https://localhost/api/v1/models</w:t>
            </w:r>
          </w:p>
        </w:tc>
      </w:tr>
      <w:tr w:rsidR="00637380" w14:paraId="76AEECA1" w14:textId="77777777" w:rsidTr="00DA4868">
        <w:tc>
          <w:tcPr>
            <w:tcW w:w="1706" w:type="dxa"/>
          </w:tcPr>
          <w:p w14:paraId="1CEAB47F" w14:textId="77777777" w:rsidR="00637380" w:rsidRPr="00405433" w:rsidRDefault="00637380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731B3AE2" w14:textId="77777777" w:rsidR="00637380" w:rsidRPr="00405433" w:rsidRDefault="00637380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637380" w14:paraId="469336D7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2FB8D87F" w14:textId="77777777" w:rsidR="00637380" w:rsidRPr="00E4440F" w:rsidRDefault="00637380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1564B4A" w14:textId="77777777" w:rsidR="00637380" w:rsidRPr="00EB4319" w:rsidRDefault="00637380" w:rsidP="00DA4868">
            <w:pPr>
              <w:rPr>
                <w:i/>
                <w:iCs/>
                <w:szCs w:val="20"/>
              </w:rPr>
            </w:pPr>
          </w:p>
        </w:tc>
      </w:tr>
      <w:tr w:rsidR="00637380" w14:paraId="6F227579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18ABB198" w14:textId="77777777" w:rsidR="00637380" w:rsidRPr="00405433" w:rsidRDefault="00637380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0DC8E5BE" w14:textId="77777777" w:rsidR="00637380" w:rsidRPr="00405433" w:rsidRDefault="00637380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637380" w14:paraId="687419E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1A9286" w14:textId="2030E343" w:rsidR="00637380" w:rsidRPr="00472702" w:rsidRDefault="00472702" w:rsidP="00472702">
            <w:pPr>
              <w:rPr>
                <w:rFonts w:cs="Times New Roman"/>
                <w:i/>
                <w:iCs/>
                <w:color w:val="333333"/>
                <w:sz w:val="18"/>
                <w:szCs w:val="18"/>
              </w:rPr>
            </w:pPr>
            <w:r w:rsidRPr="00472702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No</w:t>
            </w:r>
            <w:r>
              <w:rPr>
                <w:rFonts w:cs="Times New Roman"/>
                <w:i/>
                <w:iCs/>
                <w:color w:val="333333"/>
                <w:sz w:val="18"/>
                <w:szCs w:val="18"/>
              </w:rPr>
              <w:t xml:space="preserve"> input</w:t>
            </w:r>
          </w:p>
        </w:tc>
      </w:tr>
      <w:tr w:rsidR="00637380" w14:paraId="1A473969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13DE62" w14:textId="77777777" w:rsidR="00637380" w:rsidRDefault="00637380" w:rsidP="00DA4868">
            <w:pPr>
              <w:rPr>
                <w:sz w:val="12"/>
                <w:szCs w:val="12"/>
              </w:rPr>
            </w:pPr>
          </w:p>
        </w:tc>
      </w:tr>
      <w:tr w:rsidR="00637380" w14:paraId="6AA33D0D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722286" w14:textId="77777777" w:rsidR="00637380" w:rsidRPr="00BA3C67" w:rsidRDefault="00637380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637380" w14:paraId="68B86507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6A1BC7" w14:textId="77777777" w:rsidR="00637380" w:rsidRPr="006329F0" w:rsidRDefault="00637380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637380" w14:paraId="5BA5E382" w14:textId="77777777" w:rsidTr="003D2C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5089F2E" w14:textId="77777777" w:rsidR="00637380" w:rsidRDefault="00637380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36CF4ED3" w14:textId="77777777" w:rsidR="00637380" w:rsidRPr="00452A0D" w:rsidRDefault="00637380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"/>
              <w:gridCol w:w="1559"/>
              <w:gridCol w:w="4287"/>
            </w:tblGrid>
            <w:tr w:rsidR="00637380" w14:paraId="05A34101" w14:textId="77777777" w:rsidTr="00137854">
              <w:tc>
                <w:tcPr>
                  <w:tcW w:w="883" w:type="dxa"/>
                </w:tcPr>
                <w:p w14:paraId="4A0FC773" w14:textId="789CA61E" w:rsidR="00637380" w:rsidRDefault="00472702" w:rsidP="00DA4868">
                  <w:pPr>
                    <w:rPr>
                      <w:szCs w:val="20"/>
                    </w:rPr>
                  </w:pPr>
                  <w:r w:rsidRPr="00D44CDA">
                    <w:rPr>
                      <w:i/>
                      <w:iCs/>
                      <w:szCs w:val="20"/>
                    </w:rPr>
                    <w:t>models</w:t>
                  </w:r>
                </w:p>
              </w:tc>
              <w:tc>
                <w:tcPr>
                  <w:tcW w:w="1559" w:type="dxa"/>
                </w:tcPr>
                <w:p w14:paraId="5A63559A" w14:textId="48102E45" w:rsidR="00637380" w:rsidRDefault="00472702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4287" w:type="dxa"/>
                </w:tcPr>
                <w:p w14:paraId="76F97623" w14:textId="2CE39B4E" w:rsidR="00472702" w:rsidRDefault="00472702" w:rsidP="008045AD">
                  <w:pPr>
                    <w:spacing w:after="12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A list containing information about the models available</w:t>
                  </w:r>
                  <w:r w:rsidR="00FB587C">
                    <w:rPr>
                      <w:szCs w:val="20"/>
                    </w:rPr>
                    <w:t xml:space="preserve"> (</w:t>
                  </w:r>
                  <w:r w:rsidR="00FB587C" w:rsidRPr="00FB587C">
                    <w:rPr>
                      <w:i/>
                      <w:iCs/>
                      <w:szCs w:val="20"/>
                    </w:rPr>
                    <w:t xml:space="preserve">See Section </w:t>
                  </w:r>
                  <w:r w:rsidR="00FB587C" w:rsidRPr="00FB587C">
                    <w:rPr>
                      <w:i/>
                      <w:iCs/>
                      <w:szCs w:val="20"/>
                    </w:rPr>
                    <w:fldChar w:fldCharType="begin"/>
                  </w:r>
                  <w:r w:rsidR="00FB587C" w:rsidRPr="00FB587C">
                    <w:rPr>
                      <w:i/>
                      <w:iCs/>
                      <w:szCs w:val="20"/>
                    </w:rPr>
                    <w:instrText xml:space="preserve"> REF _Ref123053829 \r \h </w:instrText>
                  </w:r>
                  <w:r w:rsidR="00FB587C">
                    <w:rPr>
                      <w:i/>
                      <w:iCs/>
                      <w:szCs w:val="20"/>
                    </w:rPr>
                    <w:instrText xml:space="preserve"> \* MERGEFORMAT </w:instrText>
                  </w:r>
                  <w:r w:rsidR="00FB587C" w:rsidRPr="00FB587C">
                    <w:rPr>
                      <w:i/>
                      <w:iCs/>
                      <w:szCs w:val="20"/>
                    </w:rPr>
                  </w:r>
                  <w:r w:rsidR="00FB587C" w:rsidRPr="00FB587C">
                    <w:rPr>
                      <w:i/>
                      <w:iCs/>
                      <w:szCs w:val="20"/>
                    </w:rPr>
                    <w:fldChar w:fldCharType="separate"/>
                  </w:r>
                  <w:r w:rsidR="00BA352A">
                    <w:rPr>
                      <w:i/>
                      <w:iCs/>
                      <w:szCs w:val="20"/>
                    </w:rPr>
                    <w:t>7.1.1</w:t>
                  </w:r>
                  <w:r w:rsidR="00FB587C" w:rsidRPr="00FB587C">
                    <w:rPr>
                      <w:i/>
                      <w:iCs/>
                      <w:szCs w:val="20"/>
                    </w:rPr>
                    <w:fldChar w:fldCharType="end"/>
                  </w:r>
                  <w:r w:rsidR="00FB587C">
                    <w:rPr>
                      <w:szCs w:val="20"/>
                    </w:rPr>
                    <w:t>)</w:t>
                  </w:r>
                  <w:r>
                    <w:rPr>
                      <w:szCs w:val="20"/>
                    </w:rPr>
                    <w:t xml:space="preserve">. A </w:t>
                  </w:r>
                  <w:r>
                    <w:rPr>
                      <w:i/>
                      <w:iCs/>
                      <w:szCs w:val="20"/>
                    </w:rPr>
                    <w:t>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 w:rsidRPr="00FA43E7">
                    <w:rPr>
                      <w:szCs w:val="20"/>
                    </w:rPr>
                    <w:t xml:space="preserve"> has the following structure:</w:t>
                  </w:r>
                </w:p>
                <w:p w14:paraId="5B3611D4" w14:textId="77777777" w:rsidR="00472702" w:rsidRPr="0050256B" w:rsidRDefault="00472702" w:rsidP="00472702">
                  <w:pPr>
                    <w:rPr>
                      <w:sz w:val="18"/>
                      <w:szCs w:val="18"/>
                    </w:rPr>
                  </w:pPr>
                  <w:r w:rsidRPr="0050256B">
                    <w:rPr>
                      <w:sz w:val="18"/>
                      <w:szCs w:val="18"/>
                    </w:rPr>
                    <w:t xml:space="preserve">    {</w:t>
                  </w:r>
                </w:p>
                <w:p w14:paraId="4456C842" w14:textId="77777777" w:rsidR="00472702" w:rsidRPr="0050256B" w:rsidRDefault="00472702" w:rsidP="00472702">
                  <w:pPr>
                    <w:rPr>
                      <w:sz w:val="18"/>
                      <w:szCs w:val="18"/>
                    </w:rPr>
                  </w:pPr>
                  <w:r w:rsidRPr="0050256B">
                    <w:rPr>
                      <w:sz w:val="18"/>
                      <w:szCs w:val="18"/>
                    </w:rPr>
                    <w:lastRenderedPageBreak/>
                    <w:t xml:space="preserve">        "</w:t>
                  </w:r>
                  <w:proofErr w:type="spellStart"/>
                  <w:r w:rsidRPr="0050256B">
                    <w:rPr>
                      <w:i/>
                      <w:iCs/>
                      <w:sz w:val="18"/>
                      <w:szCs w:val="18"/>
                    </w:rPr>
                    <w:t>model_type</w:t>
                  </w:r>
                  <w:proofErr w:type="spellEnd"/>
                  <w:r w:rsidRPr="0050256B">
                    <w:rPr>
                      <w:sz w:val="18"/>
                      <w:szCs w:val="18"/>
                    </w:rPr>
                    <w:t xml:space="preserve">":   </w:t>
                  </w:r>
                  <w:r w:rsidRPr="0050256B">
                    <w:rPr>
                      <w:i/>
                      <w:iCs/>
                      <w:sz w:val="18"/>
                      <w:szCs w:val="18"/>
                    </w:rPr>
                    <w:t>string</w:t>
                  </w:r>
                  <w:r w:rsidRPr="0050256B">
                    <w:rPr>
                      <w:sz w:val="18"/>
                      <w:szCs w:val="18"/>
                    </w:rPr>
                    <w:t>,</w:t>
                  </w:r>
                </w:p>
                <w:p w14:paraId="504D6870" w14:textId="77777777" w:rsidR="00472702" w:rsidRPr="0050256B" w:rsidRDefault="00472702" w:rsidP="00472702">
                  <w:pPr>
                    <w:rPr>
                      <w:sz w:val="18"/>
                      <w:szCs w:val="18"/>
                    </w:rPr>
                  </w:pPr>
                  <w:r w:rsidRPr="0050256B">
                    <w:rPr>
                      <w:sz w:val="18"/>
                      <w:szCs w:val="18"/>
                    </w:rPr>
                    <w:t xml:space="preserve">        "</w:t>
                  </w:r>
                  <w:proofErr w:type="spellStart"/>
                  <w:r w:rsidRPr="0050256B">
                    <w:rPr>
                      <w:i/>
                      <w:iCs/>
                      <w:sz w:val="18"/>
                      <w:szCs w:val="18"/>
                    </w:rPr>
                    <w:t>model_name</w:t>
                  </w:r>
                  <w:proofErr w:type="spellEnd"/>
                  <w:r w:rsidRPr="0050256B">
                    <w:rPr>
                      <w:sz w:val="18"/>
                      <w:szCs w:val="18"/>
                    </w:rPr>
                    <w:t xml:space="preserve">": </w:t>
                  </w:r>
                  <w:r w:rsidRPr="0050256B">
                    <w:rPr>
                      <w:i/>
                      <w:iCs/>
                      <w:sz w:val="18"/>
                      <w:szCs w:val="18"/>
                    </w:rPr>
                    <w:t>string</w:t>
                  </w:r>
                </w:p>
                <w:p w14:paraId="2FD7D215" w14:textId="358AC7C5" w:rsidR="00637380" w:rsidRPr="003D2C1F" w:rsidRDefault="00472702" w:rsidP="00DA4868">
                  <w:pPr>
                    <w:rPr>
                      <w:sz w:val="18"/>
                      <w:szCs w:val="18"/>
                    </w:rPr>
                  </w:pPr>
                  <w:r w:rsidRPr="0050256B">
                    <w:rPr>
                      <w:sz w:val="18"/>
                      <w:szCs w:val="18"/>
                    </w:rPr>
                    <w:t xml:space="preserve">    }</w:t>
                  </w:r>
                </w:p>
              </w:tc>
            </w:tr>
          </w:tbl>
          <w:p w14:paraId="71E790AB" w14:textId="77777777" w:rsidR="00637380" w:rsidRDefault="00637380" w:rsidP="00DA4868">
            <w:pPr>
              <w:rPr>
                <w:szCs w:val="20"/>
              </w:rPr>
            </w:pPr>
          </w:p>
        </w:tc>
      </w:tr>
      <w:tr w:rsidR="003D2C1F" w14:paraId="721D4E4A" w14:textId="77777777" w:rsidTr="003D2C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3E2BDDE0" w14:textId="77777777" w:rsidR="003D2C1F" w:rsidRPr="00A92AA3" w:rsidRDefault="003D2C1F" w:rsidP="00DA4868">
            <w:pPr>
              <w:rPr>
                <w:rStyle w:val="nfaseDiscreta"/>
                <w:iCs w:val="0"/>
                <w:color w:val="auto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BA4C8" w14:textId="77777777" w:rsidR="003D2C1F" w:rsidRPr="00D44CDA" w:rsidRDefault="003D2C1F" w:rsidP="00DA4868">
            <w:pPr>
              <w:rPr>
                <w:i/>
                <w:iCs/>
                <w:szCs w:val="20"/>
              </w:rPr>
            </w:pPr>
          </w:p>
        </w:tc>
      </w:tr>
      <w:tr w:rsidR="003D2C1F" w14:paraId="376F9817" w14:textId="77777777" w:rsidTr="003D2C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7B4EC78" w14:textId="77777777" w:rsidR="003D2C1F" w:rsidRPr="00A92AA3" w:rsidRDefault="003D2C1F" w:rsidP="00DA4868">
            <w:pPr>
              <w:rPr>
                <w:rStyle w:val="nfaseDiscreta"/>
                <w:iCs w:val="0"/>
                <w:color w:val="auto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1B8A4B" w14:textId="77777777" w:rsidR="003D2C1F" w:rsidRPr="0050256B" w:rsidRDefault="003D2C1F" w:rsidP="003D2C1F">
            <w:pPr>
              <w:spacing w:before="120" w:after="120"/>
              <w:rPr>
                <w:sz w:val="18"/>
                <w:szCs w:val="18"/>
              </w:rPr>
            </w:pPr>
            <w:r w:rsidRPr="0050256B">
              <w:rPr>
                <w:b/>
                <w:bCs/>
                <w:i/>
                <w:iCs/>
                <w:sz w:val="18"/>
                <w:szCs w:val="18"/>
              </w:rPr>
              <w:t>Example</w:t>
            </w:r>
            <w:r w:rsidRPr="0050256B">
              <w:rPr>
                <w:sz w:val="18"/>
                <w:szCs w:val="18"/>
              </w:rPr>
              <w:t>:</w:t>
            </w:r>
          </w:p>
          <w:p w14:paraId="3C9567D7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"</w:t>
            </w:r>
            <w:r w:rsidRPr="0050256B">
              <w:rPr>
                <w:i/>
                <w:iCs/>
                <w:sz w:val="18"/>
                <w:szCs w:val="18"/>
              </w:rPr>
              <w:t>models</w:t>
            </w:r>
            <w:r w:rsidRPr="0050256B">
              <w:rPr>
                <w:sz w:val="18"/>
                <w:szCs w:val="18"/>
              </w:rPr>
              <w:t>": [</w:t>
            </w:r>
          </w:p>
          <w:p w14:paraId="4ABD820A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{</w:t>
            </w:r>
          </w:p>
          <w:p w14:paraId="633298CA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    "</w:t>
            </w:r>
            <w:proofErr w:type="spellStart"/>
            <w:r w:rsidRPr="0050256B">
              <w:rPr>
                <w:i/>
                <w:iCs/>
                <w:sz w:val="18"/>
                <w:szCs w:val="18"/>
              </w:rPr>
              <w:t>model_type</w:t>
            </w:r>
            <w:proofErr w:type="spellEnd"/>
            <w:r w:rsidRPr="0050256B">
              <w:rPr>
                <w:sz w:val="18"/>
                <w:szCs w:val="18"/>
              </w:rPr>
              <w:t>": "</w:t>
            </w:r>
            <w:proofErr w:type="spellStart"/>
            <w:r w:rsidRPr="0050256B">
              <w:rPr>
                <w:i/>
                <w:iCs/>
                <w:sz w:val="18"/>
                <w:szCs w:val="18"/>
              </w:rPr>
              <w:t>MLPRegressor</w:t>
            </w:r>
            <w:proofErr w:type="spellEnd"/>
            <w:r w:rsidRPr="0050256B">
              <w:rPr>
                <w:sz w:val="18"/>
                <w:szCs w:val="18"/>
              </w:rPr>
              <w:t>",</w:t>
            </w:r>
          </w:p>
          <w:p w14:paraId="271C7173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    "</w:t>
            </w:r>
            <w:proofErr w:type="spellStart"/>
            <w:r w:rsidRPr="0050256B">
              <w:rPr>
                <w:i/>
                <w:iCs/>
                <w:sz w:val="18"/>
                <w:szCs w:val="18"/>
              </w:rPr>
              <w:t>model_name</w:t>
            </w:r>
            <w:proofErr w:type="spellEnd"/>
            <w:r w:rsidRPr="0050256B">
              <w:rPr>
                <w:sz w:val="18"/>
                <w:szCs w:val="18"/>
              </w:rPr>
              <w:t>": "</w:t>
            </w:r>
            <w:proofErr w:type="spellStart"/>
            <w:r w:rsidRPr="0050256B">
              <w:rPr>
                <w:i/>
                <w:iCs/>
                <w:sz w:val="18"/>
                <w:szCs w:val="18"/>
              </w:rPr>
              <w:t>MLPRegressor</w:t>
            </w:r>
            <w:proofErr w:type="spellEnd"/>
            <w:r w:rsidRPr="0050256B">
              <w:rPr>
                <w:sz w:val="18"/>
                <w:szCs w:val="18"/>
              </w:rPr>
              <w:t>"</w:t>
            </w:r>
          </w:p>
          <w:p w14:paraId="09390A1E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},</w:t>
            </w:r>
          </w:p>
          <w:p w14:paraId="6C45E35C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{</w:t>
            </w:r>
          </w:p>
          <w:p w14:paraId="50301EAE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    "</w:t>
            </w:r>
            <w:proofErr w:type="spellStart"/>
            <w:r w:rsidRPr="0050256B">
              <w:rPr>
                <w:i/>
                <w:iCs/>
                <w:sz w:val="18"/>
                <w:szCs w:val="18"/>
              </w:rPr>
              <w:t>model_type</w:t>
            </w:r>
            <w:proofErr w:type="spellEnd"/>
            <w:r w:rsidRPr="0050256B">
              <w:rPr>
                <w:sz w:val="18"/>
                <w:szCs w:val="18"/>
              </w:rPr>
              <w:t>": "</w:t>
            </w:r>
            <w:r w:rsidRPr="0050256B">
              <w:rPr>
                <w:i/>
                <w:iCs/>
                <w:sz w:val="18"/>
                <w:szCs w:val="18"/>
              </w:rPr>
              <w:t>Prophet</w:t>
            </w:r>
            <w:r w:rsidRPr="0050256B">
              <w:rPr>
                <w:sz w:val="18"/>
                <w:szCs w:val="18"/>
              </w:rPr>
              <w:t>",</w:t>
            </w:r>
          </w:p>
          <w:p w14:paraId="6115E688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    "</w:t>
            </w:r>
            <w:proofErr w:type="spellStart"/>
            <w:r w:rsidRPr="0050256B">
              <w:rPr>
                <w:i/>
                <w:iCs/>
                <w:sz w:val="18"/>
                <w:szCs w:val="18"/>
              </w:rPr>
              <w:t>model_name</w:t>
            </w:r>
            <w:proofErr w:type="spellEnd"/>
            <w:r w:rsidRPr="0050256B">
              <w:rPr>
                <w:sz w:val="18"/>
                <w:szCs w:val="18"/>
              </w:rPr>
              <w:t>": "</w:t>
            </w:r>
            <w:r w:rsidRPr="0050256B">
              <w:rPr>
                <w:i/>
                <w:iCs/>
                <w:sz w:val="18"/>
                <w:szCs w:val="18"/>
              </w:rPr>
              <w:t xml:space="preserve"> Prophet</w:t>
            </w:r>
            <w:r w:rsidRPr="0050256B">
              <w:rPr>
                <w:sz w:val="18"/>
                <w:szCs w:val="18"/>
              </w:rPr>
              <w:t xml:space="preserve"> "</w:t>
            </w:r>
          </w:p>
          <w:p w14:paraId="2039C9C6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}</w:t>
            </w:r>
          </w:p>
          <w:p w14:paraId="42E07183" w14:textId="63FE66A7" w:rsidR="003D2C1F" w:rsidRPr="00D44CDA" w:rsidRDefault="003D2C1F" w:rsidP="003D2C1F">
            <w:pPr>
              <w:rPr>
                <w:i/>
                <w:iCs/>
                <w:szCs w:val="20"/>
              </w:rPr>
            </w:pPr>
            <w:r w:rsidRPr="0050256B">
              <w:rPr>
                <w:sz w:val="18"/>
                <w:szCs w:val="18"/>
              </w:rPr>
              <w:t xml:space="preserve">    ]</w:t>
            </w:r>
          </w:p>
        </w:tc>
      </w:tr>
      <w:tr w:rsidR="009E7168" w:rsidRPr="00B77388" w14:paraId="5D4B279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949CAC" w14:textId="77777777" w:rsidR="009E7168" w:rsidRPr="00B77388" w:rsidRDefault="009E7168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9E7168" w:rsidRPr="00B77388" w14:paraId="2B73129E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3B5D32" w14:textId="77777777" w:rsidR="009E7168" w:rsidRPr="00B77388" w:rsidRDefault="009E7168" w:rsidP="00DA4868">
            <w:pPr>
              <w:rPr>
                <w:sz w:val="6"/>
                <w:szCs w:val="6"/>
              </w:rPr>
            </w:pPr>
          </w:p>
        </w:tc>
      </w:tr>
      <w:tr w:rsidR="009E7168" w14:paraId="6286C8A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9E0DDD" w14:textId="78A5417B" w:rsidR="009E7168" w:rsidRPr="009E7168" w:rsidRDefault="009E7168" w:rsidP="00DA4868">
            <w:pPr>
              <w:rPr>
                <w:i/>
                <w:iCs/>
              </w:rPr>
            </w:pPr>
          </w:p>
        </w:tc>
      </w:tr>
    </w:tbl>
    <w:p w14:paraId="4AF93645" w14:textId="0D40D9D6" w:rsidR="0053392B" w:rsidRDefault="0053392B" w:rsidP="0053392B">
      <w:pPr>
        <w:pStyle w:val="Ttulo2"/>
        <w:numPr>
          <w:ilvl w:val="1"/>
          <w:numId w:val="14"/>
        </w:numPr>
        <w:ind w:left="426" w:hanging="426"/>
      </w:pPr>
      <w:bookmarkStart w:id="19" w:name="_Toc136795660"/>
      <w:r w:rsidRPr="007C7EEB">
        <w:t>/</w:t>
      </w:r>
      <w:proofErr w:type="spellStart"/>
      <w:r w:rsidRPr="007C7EEB">
        <w:t>api</w:t>
      </w:r>
      <w:proofErr w:type="spellEnd"/>
      <w:r w:rsidRPr="007C7EEB">
        <w:t>/v1/models/</w:t>
      </w:r>
      <w:r w:rsidR="0020016B" w:rsidRPr="0020016B">
        <w:t>{</w:t>
      </w:r>
      <w:proofErr w:type="spellStart"/>
      <w:r w:rsidR="0020016B" w:rsidRPr="0020016B">
        <w:rPr>
          <w:i/>
          <w:iCs/>
        </w:rPr>
        <w:t>model_id</w:t>
      </w:r>
      <w:proofErr w:type="spellEnd"/>
      <w:r w:rsidR="0020016B" w:rsidRPr="0020016B">
        <w:t>}</w:t>
      </w:r>
      <w:r w:rsidR="00502291">
        <w:t xml:space="preserve"> (Model details)</w:t>
      </w:r>
      <w:bookmarkEnd w:id="19"/>
    </w:p>
    <w:p w14:paraId="72255942" w14:textId="0B15A818" w:rsidR="0020016B" w:rsidRDefault="0020016B" w:rsidP="00EA1BC8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>Details of a model previously</w:t>
      </w:r>
      <w:r w:rsidRPr="0020016B">
        <w:rPr>
          <w:szCs w:val="20"/>
        </w:rPr>
        <w:t xml:space="preserve"> </w:t>
      </w:r>
      <w:r>
        <w:rPr>
          <w:szCs w:val="20"/>
        </w:rPr>
        <w:t>trained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3E37EA" w14:paraId="7EAA9F9D" w14:textId="77777777" w:rsidTr="00DA4868">
        <w:tc>
          <w:tcPr>
            <w:tcW w:w="1706" w:type="dxa"/>
          </w:tcPr>
          <w:p w14:paraId="66EBB5D5" w14:textId="77777777" w:rsidR="003E37EA" w:rsidRPr="00EB4319" w:rsidRDefault="003E37EA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7BAB88C3" w14:textId="4DAE3AD3" w:rsidR="003E37EA" w:rsidRPr="003E37EA" w:rsidRDefault="003E37EA" w:rsidP="00DA4868">
            <w:pPr>
              <w:rPr>
                <w:i/>
                <w:iCs/>
                <w:szCs w:val="20"/>
              </w:rPr>
            </w:pPr>
            <w:r w:rsidRPr="003E37EA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3E37EA" w14:paraId="1EBCE4E9" w14:textId="77777777" w:rsidTr="00DA4868">
        <w:tc>
          <w:tcPr>
            <w:tcW w:w="1706" w:type="dxa"/>
          </w:tcPr>
          <w:p w14:paraId="72BA571F" w14:textId="77777777" w:rsidR="003E37EA" w:rsidRPr="00EB4319" w:rsidRDefault="003E37EA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71AD41A9" w14:textId="77FFBD97" w:rsidR="003E37EA" w:rsidRPr="00EB4319" w:rsidRDefault="003E37EA" w:rsidP="00DA4868">
            <w:pPr>
              <w:rPr>
                <w:i/>
                <w:iCs/>
                <w:szCs w:val="20"/>
              </w:rPr>
            </w:pPr>
            <w:r w:rsidRPr="008A0F1F">
              <w:rPr>
                <w:i/>
                <w:iCs/>
                <w:szCs w:val="20"/>
              </w:rPr>
              <w:t>https://localhost/api/v1/models/</w:t>
            </w:r>
            <w:r>
              <w:rPr>
                <w:i/>
                <w:iCs/>
                <w:szCs w:val="20"/>
              </w:rPr>
              <w:t>1</w:t>
            </w:r>
          </w:p>
        </w:tc>
      </w:tr>
      <w:tr w:rsidR="003E37EA" w14:paraId="71B600D8" w14:textId="77777777" w:rsidTr="00DA4868">
        <w:tc>
          <w:tcPr>
            <w:tcW w:w="1706" w:type="dxa"/>
          </w:tcPr>
          <w:p w14:paraId="4FA68381" w14:textId="77777777" w:rsidR="003E37EA" w:rsidRPr="00405433" w:rsidRDefault="003E37EA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420FC2EE" w14:textId="77777777" w:rsidR="003E37EA" w:rsidRPr="00405433" w:rsidRDefault="003E37EA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3E37EA" w14:paraId="63010212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6E4B5D3F" w14:textId="77777777" w:rsidR="003E37EA" w:rsidRPr="00E4440F" w:rsidRDefault="003E37EA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5C45209D" w14:textId="77777777" w:rsidR="003E37EA" w:rsidRPr="00EB4319" w:rsidRDefault="003E37EA" w:rsidP="00DA4868">
            <w:pPr>
              <w:rPr>
                <w:i/>
                <w:iCs/>
                <w:szCs w:val="20"/>
              </w:rPr>
            </w:pPr>
          </w:p>
        </w:tc>
      </w:tr>
      <w:tr w:rsidR="003E37EA" w14:paraId="7B464337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38B960FA" w14:textId="77777777" w:rsidR="003E37EA" w:rsidRPr="00405433" w:rsidRDefault="003E37EA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3ACA3B00" w14:textId="77777777" w:rsidR="003E37EA" w:rsidRPr="00405433" w:rsidRDefault="003E37EA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3E37EA" w14:paraId="4C7D19B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518D9B7A" w14:textId="77777777" w:rsidR="003E37EA" w:rsidRPr="00405433" w:rsidRDefault="003E37EA" w:rsidP="00DA4868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1"/>
              <w:gridCol w:w="1031"/>
              <w:gridCol w:w="4047"/>
            </w:tblGrid>
            <w:tr w:rsidR="003E37EA" w14:paraId="0163FE45" w14:textId="77777777" w:rsidTr="00DA4868">
              <w:tc>
                <w:tcPr>
                  <w:tcW w:w="1672" w:type="dxa"/>
                </w:tcPr>
                <w:p w14:paraId="409272F5" w14:textId="27CDDF84" w:rsidR="003E37EA" w:rsidRDefault="003E37EA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model_id</w:t>
                  </w:r>
                </w:p>
              </w:tc>
              <w:tc>
                <w:tcPr>
                  <w:tcW w:w="1039" w:type="dxa"/>
                </w:tcPr>
                <w:p w14:paraId="4D510076" w14:textId="5AE09BAC" w:rsidR="003E37EA" w:rsidRDefault="003E37EA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143" w:type="dxa"/>
                </w:tcPr>
                <w:p w14:paraId="378B9871" w14:textId="4B8C335B" w:rsidR="003E37EA" w:rsidRDefault="003E37EA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unique model identifier.</w:t>
                  </w:r>
                </w:p>
              </w:tc>
            </w:tr>
          </w:tbl>
          <w:p w14:paraId="741E6106" w14:textId="77777777" w:rsidR="003E37EA" w:rsidRDefault="003E37EA" w:rsidP="00DA4868">
            <w:pPr>
              <w:rPr>
                <w:szCs w:val="20"/>
              </w:rPr>
            </w:pPr>
          </w:p>
        </w:tc>
      </w:tr>
      <w:tr w:rsidR="003E37EA" w14:paraId="31C29AE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7ABD72" w14:textId="77777777" w:rsidR="003E37EA" w:rsidRDefault="003E37EA" w:rsidP="00DA4868">
            <w:pPr>
              <w:rPr>
                <w:sz w:val="12"/>
                <w:szCs w:val="12"/>
              </w:rPr>
            </w:pPr>
          </w:p>
        </w:tc>
      </w:tr>
      <w:tr w:rsidR="003E37EA" w14:paraId="03258F1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BC62C3" w14:textId="77777777" w:rsidR="003E37EA" w:rsidRPr="00BA3C67" w:rsidRDefault="003E37EA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3E37EA" w14:paraId="341234A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EEF3F7" w14:textId="77777777" w:rsidR="003E37EA" w:rsidRPr="006329F0" w:rsidRDefault="003E37EA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3E37EA" w14:paraId="1BC7D2D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397BE1E9" w14:textId="77777777" w:rsidR="003E37EA" w:rsidRDefault="003E37EA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6096744B" w14:textId="77777777" w:rsidR="003E37EA" w:rsidRPr="00452A0D" w:rsidRDefault="003E37EA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8"/>
              <w:gridCol w:w="1098"/>
              <w:gridCol w:w="4003"/>
            </w:tblGrid>
            <w:tr w:rsidR="003E37EA" w14:paraId="0838D7FE" w14:textId="77777777" w:rsidTr="006C1C43">
              <w:tc>
                <w:tcPr>
                  <w:tcW w:w="1628" w:type="dxa"/>
                </w:tcPr>
                <w:p w14:paraId="06F85A7C" w14:textId="00E8017A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id</w:t>
                  </w:r>
                </w:p>
              </w:tc>
              <w:tc>
                <w:tcPr>
                  <w:tcW w:w="1098" w:type="dxa"/>
                </w:tcPr>
                <w:p w14:paraId="00B3F67B" w14:textId="439BAA40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003" w:type="dxa"/>
                </w:tcPr>
                <w:p w14:paraId="13037F57" w14:textId="34564A84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Model unique identifier.</w:t>
                  </w:r>
                </w:p>
              </w:tc>
            </w:tr>
            <w:tr w:rsidR="003E37EA" w14:paraId="2C72EE14" w14:textId="77777777" w:rsidTr="006C1C43">
              <w:tc>
                <w:tcPr>
                  <w:tcW w:w="1628" w:type="dxa"/>
                </w:tcPr>
                <w:p w14:paraId="07C2F0C6" w14:textId="396CCB8B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type</w:t>
                  </w:r>
                </w:p>
              </w:tc>
              <w:tc>
                <w:tcPr>
                  <w:tcW w:w="1098" w:type="dxa"/>
                </w:tcPr>
                <w:p w14:paraId="5C9B8E51" w14:textId="640F9E6D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56AFAC54" w14:textId="32C0459C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Model type.</w:t>
                  </w:r>
                </w:p>
              </w:tc>
            </w:tr>
            <w:tr w:rsidR="003E37EA" w14:paraId="6F339E68" w14:textId="77777777" w:rsidTr="006C1C43">
              <w:tc>
                <w:tcPr>
                  <w:tcW w:w="1628" w:type="dxa"/>
                </w:tcPr>
                <w:p w14:paraId="5CA91B82" w14:textId="29B8A4E1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50256B">
                    <w:rPr>
                      <w:i/>
                      <w:iCs/>
                      <w:szCs w:val="20"/>
                    </w:rPr>
                    <w:t>model_name</w:t>
                  </w:r>
                  <w:proofErr w:type="spellEnd"/>
                </w:p>
              </w:tc>
              <w:tc>
                <w:tcPr>
                  <w:tcW w:w="1098" w:type="dxa"/>
                </w:tcPr>
                <w:p w14:paraId="5E91275C" w14:textId="22740A08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019FEC29" w14:textId="5CAC5EA1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Model name defined by the client.</w:t>
                  </w:r>
                </w:p>
              </w:tc>
            </w:tr>
            <w:tr w:rsidR="003E37EA" w14:paraId="0A42B6C3" w14:textId="77777777" w:rsidTr="006C1C43">
              <w:tc>
                <w:tcPr>
                  <w:tcW w:w="1628" w:type="dxa"/>
                </w:tcPr>
                <w:p w14:paraId="1C0F17DE" w14:textId="24446BC7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50256B">
                    <w:rPr>
                      <w:i/>
                      <w:iCs/>
                      <w:szCs w:val="20"/>
                    </w:rPr>
                    <w:t>time_trained</w:t>
                  </w:r>
                  <w:proofErr w:type="spellEnd"/>
                </w:p>
              </w:tc>
              <w:tc>
                <w:tcPr>
                  <w:tcW w:w="1098" w:type="dxa"/>
                </w:tcPr>
                <w:p w14:paraId="0A13651C" w14:textId="602CCC46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251AA543" w14:textId="7C891FE5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A string with the </w:t>
                  </w:r>
                  <w:r w:rsidRPr="0050256B">
                    <w:rPr>
                      <w:i/>
                      <w:iCs/>
                      <w:szCs w:val="20"/>
                    </w:rPr>
                    <w:t>timestamp</w:t>
                  </w:r>
                  <w:r w:rsidRPr="0050256B">
                    <w:rPr>
                      <w:szCs w:val="20"/>
                    </w:rPr>
                    <w:t xml:space="preserve"> when the model was trained.</w:t>
                  </w:r>
                </w:p>
              </w:tc>
            </w:tr>
            <w:tr w:rsidR="003E37EA" w14:paraId="3B589D66" w14:textId="77777777" w:rsidTr="006C1C43">
              <w:tc>
                <w:tcPr>
                  <w:tcW w:w="1628" w:type="dxa"/>
                </w:tcPr>
                <w:p w14:paraId="6E544B70" w14:textId="599D71C0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metrics</w:t>
                  </w:r>
                </w:p>
              </w:tc>
              <w:tc>
                <w:tcPr>
                  <w:tcW w:w="1098" w:type="dxa"/>
                </w:tcPr>
                <w:p w14:paraId="32DEFC94" w14:textId="01864CC4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2F8C7B08" w14:textId="6BB6E394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A </w:t>
                  </w:r>
                  <w:r w:rsidRPr="0050256B">
                    <w:rPr>
                      <w:i/>
                      <w:iCs/>
                      <w:szCs w:val="20"/>
                    </w:rPr>
                    <w:t>csv</w:t>
                  </w:r>
                  <w:r w:rsidRPr="0050256B">
                    <w:rPr>
                      <w:szCs w:val="20"/>
                    </w:rPr>
                    <w:t xml:space="preserve"> string with metrics collected during the training phase.</w:t>
                  </w:r>
                </w:p>
              </w:tc>
            </w:tr>
            <w:tr w:rsidR="003E37EA" w14:paraId="50DAF337" w14:textId="77777777" w:rsidTr="006C1C43">
              <w:tc>
                <w:tcPr>
                  <w:tcW w:w="1628" w:type="dxa"/>
                </w:tcPr>
                <w:p w14:paraId="0A3AB631" w14:textId="3D79FC72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forecast_period</w:t>
                  </w:r>
                </w:p>
              </w:tc>
              <w:tc>
                <w:tcPr>
                  <w:tcW w:w="1098" w:type="dxa"/>
                </w:tcPr>
                <w:p w14:paraId="096C2FB9" w14:textId="6E4F6BE6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003" w:type="dxa"/>
                </w:tcPr>
                <w:p w14:paraId="166F8F58" w14:textId="365AE435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Forecast period associated with the model.</w:t>
                  </w:r>
                </w:p>
              </w:tc>
            </w:tr>
            <w:tr w:rsidR="003E37EA" w14:paraId="1D352C9A" w14:textId="77777777" w:rsidTr="006C1C43">
              <w:tc>
                <w:tcPr>
                  <w:tcW w:w="1628" w:type="dxa"/>
                </w:tcPr>
                <w:p w14:paraId="57CB2D55" w14:textId="36ECA443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50256B">
                    <w:rPr>
                      <w:i/>
                      <w:iCs/>
                      <w:szCs w:val="20"/>
                    </w:rPr>
                    <w:t>train_params</w:t>
                  </w:r>
                  <w:proofErr w:type="spellEnd"/>
                </w:p>
              </w:tc>
              <w:tc>
                <w:tcPr>
                  <w:tcW w:w="1098" w:type="dxa"/>
                </w:tcPr>
                <w:p w14:paraId="2896FA82" w14:textId="6FA1D5AD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431524E5" w14:textId="418A2278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A </w:t>
                  </w:r>
                  <w:r w:rsidRPr="0050256B">
                    <w:rPr>
                      <w:i/>
                      <w:iCs/>
                      <w:szCs w:val="20"/>
                    </w:rPr>
                    <w:t>csv</w:t>
                  </w:r>
                  <w:r w:rsidRPr="0050256B">
                    <w:rPr>
                      <w:szCs w:val="20"/>
                    </w:rPr>
                    <w:t xml:space="preserve"> string with custom train parameters used in the training phase.</w:t>
                  </w:r>
                </w:p>
              </w:tc>
            </w:tr>
            <w:tr w:rsidR="003E37EA" w14:paraId="7B2D47DB" w14:textId="77777777" w:rsidTr="006C1C43">
              <w:tc>
                <w:tcPr>
                  <w:tcW w:w="1628" w:type="dxa"/>
                </w:tcPr>
                <w:p w14:paraId="6349E8D7" w14:textId="598EE584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50256B">
                    <w:rPr>
                      <w:i/>
                      <w:iCs/>
                      <w:szCs w:val="20"/>
                    </w:rPr>
                    <w:t>html_report</w:t>
                  </w:r>
                  <w:proofErr w:type="spellEnd"/>
                </w:p>
              </w:tc>
              <w:tc>
                <w:tcPr>
                  <w:tcW w:w="1098" w:type="dxa"/>
                </w:tcPr>
                <w:p w14:paraId="25766BC8" w14:textId="201ED83E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4B118BCE" w14:textId="1D4A8694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Html report created during the training phase.</w:t>
                  </w:r>
                </w:p>
              </w:tc>
            </w:tr>
            <w:tr w:rsidR="009A6520" w14:paraId="731E9146" w14:textId="77777777" w:rsidTr="006C1C43">
              <w:tc>
                <w:tcPr>
                  <w:tcW w:w="1628" w:type="dxa"/>
                  <w:tcBorders>
                    <w:bottom w:val="single" w:sz="4" w:space="0" w:color="auto"/>
                  </w:tcBorders>
                </w:tcPr>
                <w:p w14:paraId="3195D0A8" w14:textId="77777777" w:rsidR="009A6520" w:rsidRPr="0050256B" w:rsidRDefault="009A6520" w:rsidP="00DA4868">
                  <w:pPr>
                    <w:rPr>
                      <w:i/>
                      <w:iCs/>
                      <w:szCs w:val="20"/>
                    </w:rPr>
                  </w:pPr>
                </w:p>
              </w:tc>
              <w:tc>
                <w:tcPr>
                  <w:tcW w:w="1098" w:type="dxa"/>
                  <w:tcBorders>
                    <w:bottom w:val="single" w:sz="4" w:space="0" w:color="auto"/>
                  </w:tcBorders>
                </w:tcPr>
                <w:p w14:paraId="5B7279DF" w14:textId="77777777" w:rsidR="009A6520" w:rsidRPr="0050256B" w:rsidRDefault="009A6520" w:rsidP="00DA4868">
                  <w:pPr>
                    <w:rPr>
                      <w:i/>
                      <w:iCs/>
                      <w:szCs w:val="20"/>
                    </w:rPr>
                  </w:pPr>
                </w:p>
              </w:tc>
              <w:tc>
                <w:tcPr>
                  <w:tcW w:w="4003" w:type="dxa"/>
                  <w:tcBorders>
                    <w:bottom w:val="single" w:sz="4" w:space="0" w:color="auto"/>
                  </w:tcBorders>
                </w:tcPr>
                <w:p w14:paraId="51BA4CBB" w14:textId="77777777" w:rsidR="009A6520" w:rsidRPr="0050256B" w:rsidRDefault="009A6520" w:rsidP="00DA4868">
                  <w:pPr>
                    <w:rPr>
                      <w:szCs w:val="20"/>
                    </w:rPr>
                  </w:pPr>
                </w:p>
              </w:tc>
            </w:tr>
            <w:tr w:rsidR="0050256B" w14:paraId="4371D2FC" w14:textId="77777777" w:rsidTr="009A6520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01B0EC1C" w14:textId="13F85402" w:rsidR="0050256B" w:rsidRPr="0050256B" w:rsidRDefault="0050256B" w:rsidP="009A6520">
                  <w:pPr>
                    <w:spacing w:before="120" w:after="120"/>
                    <w:rPr>
                      <w:sz w:val="18"/>
                      <w:szCs w:val="18"/>
                    </w:rPr>
                  </w:pPr>
                  <w:r w:rsidRPr="0050256B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50256B">
                    <w:rPr>
                      <w:sz w:val="18"/>
                      <w:szCs w:val="18"/>
                    </w:rPr>
                    <w:t>:</w:t>
                  </w:r>
                </w:p>
                <w:tbl>
                  <w:tblPr>
                    <w:tblStyle w:val="TabelacomGrelha"/>
                    <w:tblW w:w="0" w:type="auto"/>
                    <w:tblInd w:w="6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01"/>
                    <w:gridCol w:w="3704"/>
                  </w:tblGrid>
                  <w:tr w:rsidR="0050256B" w14:paraId="69531D49" w14:textId="77777777" w:rsidTr="0050256B">
                    <w:trPr>
                      <w:trHeight w:val="20"/>
                    </w:trPr>
                    <w:tc>
                      <w:tcPr>
                        <w:tcW w:w="1701" w:type="dxa"/>
                        <w:vAlign w:val="center"/>
                      </w:tcPr>
                      <w:p w14:paraId="7B5EA1A5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id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786C2EFA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21,</w:t>
                        </w:r>
                      </w:p>
                    </w:tc>
                  </w:tr>
                  <w:tr w:rsidR="0050256B" w14:paraId="7D986C06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34976C16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type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301A576B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C93C26">
                          <w:rPr>
                            <w:sz w:val="18"/>
                            <w:szCs w:val="18"/>
                          </w:rPr>
                          <w:t>MLPRegressor</w:t>
                        </w:r>
                        <w:r w:rsidRPr="00087E34">
                          <w:rPr>
                            <w:sz w:val="18"/>
                            <w:szCs w:val="18"/>
                          </w:rPr>
                          <w:t>",</w:t>
                        </w:r>
                      </w:p>
                    </w:tc>
                  </w:tr>
                  <w:tr w:rsidR="0050256B" w14:paraId="070BB00C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5B751F4F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proofErr w:type="spellStart"/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model_name</w:t>
                        </w:r>
                        <w:proofErr w:type="spellEnd"/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373F00BA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"Sales Store A",</w:t>
                        </w:r>
                      </w:p>
                    </w:tc>
                  </w:tr>
                  <w:tr w:rsidR="0050256B" w14:paraId="4389B94E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666D72FB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proofErr w:type="spellStart"/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time_trained</w:t>
                        </w:r>
                        <w:proofErr w:type="spellEnd"/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0FE0F0FC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"2022-12-25T17:30:18",</w:t>
                        </w:r>
                      </w:p>
                    </w:tc>
                  </w:tr>
                  <w:tr w:rsidR="0050256B" w14:paraId="4908A031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1596C34D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metrics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53CF0BE8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"rmse:10.996;mae:4.960;r2_score:0.958;",</w:t>
                        </w:r>
                      </w:p>
                    </w:tc>
                  </w:tr>
                  <w:tr w:rsidR="0050256B" w14:paraId="79DE5DAA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6AF65AA1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forecast_period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07FFC2BC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720,</w:t>
                        </w:r>
                      </w:p>
                    </w:tc>
                  </w:tr>
                  <w:tr w:rsidR="0050256B" w14:paraId="5F5FB6C0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62BC4BE0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proofErr w:type="spellStart"/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train_params</w:t>
                        </w:r>
                        <w:proofErr w:type="spellEnd"/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6CB7B9CC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C93C26">
                          <w:rPr>
                            <w:sz w:val="18"/>
                            <w:szCs w:val="18"/>
                          </w:rPr>
                          <w:t>max_number_iterations:10;</w:t>
                        </w: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sz w:val="18"/>
                            <w:szCs w:val="18"/>
                          </w:rPr>
                          <w:t>,</w:t>
                        </w:r>
                      </w:p>
                    </w:tc>
                  </w:tr>
                  <w:tr w:rsidR="0050256B" w14:paraId="115E3749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75F2D676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proofErr w:type="spellStart"/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html_report</w:t>
                        </w:r>
                        <w:proofErr w:type="spellEnd"/>
                        <w:r w:rsidRPr="006E685A">
                          <w:rPr>
                            <w:sz w:val="18"/>
                            <w:szCs w:val="18"/>
                          </w:rPr>
                          <w:t xml:space="preserve">":       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001A7098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D221F">
                          <w:rPr>
                            <w:sz w:val="18"/>
                            <w:szCs w:val="18"/>
                          </w:rPr>
                          <w:t>&lt;div&gt;…&lt;/div&gt;</w:t>
                        </w: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</w:p>
                    </w:tc>
                  </w:tr>
                </w:tbl>
                <w:p w14:paraId="0E21D840" w14:textId="04875BD3" w:rsidR="0050256B" w:rsidRPr="0050256B" w:rsidRDefault="0050256B" w:rsidP="00DA4868">
                  <w:pPr>
                    <w:rPr>
                      <w:szCs w:val="20"/>
                    </w:rPr>
                  </w:pPr>
                </w:p>
              </w:tc>
            </w:tr>
          </w:tbl>
          <w:p w14:paraId="50244DC1" w14:textId="77777777" w:rsidR="003E37EA" w:rsidRDefault="003E37EA" w:rsidP="00DA4868">
            <w:pPr>
              <w:rPr>
                <w:szCs w:val="20"/>
              </w:rPr>
            </w:pPr>
          </w:p>
        </w:tc>
      </w:tr>
      <w:tr w:rsidR="003E37EA" w14:paraId="00933B7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EF260A" w14:textId="77777777" w:rsidR="003E37EA" w:rsidRPr="00B77388" w:rsidRDefault="003E37EA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3E37EA" w14:paraId="413A50B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5D9C1A" w14:textId="77777777" w:rsidR="003E37EA" w:rsidRPr="00B77388" w:rsidRDefault="003E37EA" w:rsidP="00DA4868">
            <w:pPr>
              <w:rPr>
                <w:sz w:val="6"/>
                <w:szCs w:val="6"/>
              </w:rPr>
            </w:pPr>
          </w:p>
        </w:tc>
      </w:tr>
      <w:tr w:rsidR="003E37EA" w14:paraId="3C731331" w14:textId="77777777" w:rsidTr="00BA04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1"/>
              <w:gridCol w:w="6834"/>
            </w:tblGrid>
            <w:tr w:rsidR="00EA1BC8" w14:paraId="70945FE5" w14:textId="77777777" w:rsidTr="00691105">
              <w:tc>
                <w:tcPr>
                  <w:tcW w:w="1591" w:type="dxa"/>
                </w:tcPr>
                <w:p w14:paraId="5DA55904" w14:textId="5324F8AC" w:rsidR="00EA1BC8" w:rsidRPr="00691105" w:rsidRDefault="00EA1BC8" w:rsidP="00C15B57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6834" w:type="dxa"/>
                </w:tcPr>
                <w:p w14:paraId="2B54D5A2" w14:textId="4C64BCBE" w:rsidR="00EA1BC8" w:rsidRDefault="00EA1BC8" w:rsidP="00C15B57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EA1BC8" w14:paraId="6FDAA07A" w14:textId="77777777" w:rsidTr="00691105">
              <w:tc>
                <w:tcPr>
                  <w:tcW w:w="1591" w:type="dxa"/>
                </w:tcPr>
                <w:p w14:paraId="072FCF4D" w14:textId="1C0CF0FC" w:rsidR="00EA1BC8" w:rsidRDefault="00EA1BC8" w:rsidP="00EA1BC8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model not found</w:t>
                  </w:r>
                </w:p>
              </w:tc>
              <w:tc>
                <w:tcPr>
                  <w:tcW w:w="6834" w:type="dxa"/>
                </w:tcPr>
                <w:p w14:paraId="3785C1D9" w14:textId="77777777" w:rsidR="00EA1BC8" w:rsidRPr="00736C10" w:rsidRDefault="00EA1BC8" w:rsidP="00EA1BC8">
                  <w:pPr>
                    <w:rPr>
                      <w:i/>
                      <w:iCs/>
                      <w:szCs w:val="20"/>
                    </w:rPr>
                  </w:pPr>
                  <w:r w:rsidRPr="00087E34">
                    <w:rPr>
                      <w:sz w:val="18"/>
                      <w:szCs w:val="18"/>
                    </w:rPr>
                    <w:t>"</w:t>
                  </w:r>
                  <w:proofErr w:type="spellStart"/>
                  <w:r w:rsidRPr="00736C10">
                    <w:rPr>
                      <w:i/>
                      <w:iCs/>
                      <w:szCs w:val="20"/>
                    </w:rPr>
                    <w:t>status_code</w:t>
                  </w:r>
                  <w:proofErr w:type="spellEnd"/>
                  <w:r w:rsidRPr="00087E34">
                    <w:rPr>
                      <w:sz w:val="18"/>
                      <w:szCs w:val="18"/>
                    </w:rPr>
                    <w:t>"</w:t>
                  </w:r>
                  <w:r w:rsidRPr="00736C10">
                    <w:rPr>
                      <w:szCs w:val="20"/>
                    </w:rPr>
                    <w:t xml:space="preserve">: 404, </w:t>
                  </w:r>
                </w:p>
                <w:p w14:paraId="5030813B" w14:textId="216A748E" w:rsidR="00EA1BC8" w:rsidRDefault="00EA1BC8" w:rsidP="00EA1BC8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087E34">
                    <w:rPr>
                      <w:sz w:val="18"/>
                      <w:szCs w:val="18"/>
                    </w:rPr>
                    <w:t>"</w:t>
                  </w:r>
                  <w:r w:rsidRPr="00736C10">
                    <w:rPr>
                      <w:i/>
                      <w:iCs/>
                      <w:szCs w:val="20"/>
                    </w:rPr>
                    <w:t>detail</w:t>
                  </w:r>
                  <w:r w:rsidRPr="00087E34">
                    <w:rPr>
                      <w:sz w:val="18"/>
                      <w:szCs w:val="18"/>
                    </w:rPr>
                    <w:t>"</w:t>
                  </w:r>
                  <w:r w:rsidRPr="00736C10">
                    <w:rPr>
                      <w:szCs w:val="20"/>
                    </w:rPr>
                    <w:t xml:space="preserve">: </w:t>
                  </w:r>
                  <w:r w:rsidRPr="00087E34">
                    <w:rPr>
                      <w:sz w:val="18"/>
                      <w:szCs w:val="18"/>
                    </w:rPr>
                    <w:t>"</w:t>
                  </w:r>
                  <w:r w:rsidRPr="00736C10">
                    <w:rPr>
                      <w:szCs w:val="20"/>
                    </w:rPr>
                    <w:t>Model {</w:t>
                  </w:r>
                  <w:r w:rsidRPr="0036061F">
                    <w:rPr>
                      <w:i/>
                      <w:iCs/>
                      <w:szCs w:val="20"/>
                    </w:rPr>
                    <w:t>model_id</w:t>
                  </w:r>
                  <w:r w:rsidRPr="00736C10">
                    <w:rPr>
                      <w:szCs w:val="20"/>
                    </w:rPr>
                    <w:t>} not found!</w:t>
                  </w:r>
                  <w:r w:rsidRPr="00087E34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75363A9A" w14:textId="2F2C1BB6" w:rsidR="003E37EA" w:rsidRDefault="003E37EA" w:rsidP="00DA4868"/>
        </w:tc>
      </w:tr>
      <w:tr w:rsidR="00691105" w14:paraId="779B5AE1" w14:textId="77777777" w:rsidTr="00BA04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9"/>
        </w:trPr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C54957" w14:textId="503C0396" w:rsidR="00691105" w:rsidRPr="00691105" w:rsidRDefault="00691105" w:rsidP="00BA0486">
            <w:pPr>
              <w:rPr>
                <w:b/>
                <w:bCs/>
                <w:i/>
                <w:iCs/>
                <w:szCs w:val="20"/>
              </w:rPr>
            </w:pPr>
            <w:r w:rsidRPr="00691105">
              <w:rPr>
                <w:b/>
                <w:bCs/>
                <w:i/>
                <w:iCs/>
              </w:rPr>
              <w:t>Discussion</w:t>
            </w:r>
          </w:p>
        </w:tc>
      </w:tr>
      <w:tr w:rsidR="00691105" w14:paraId="46C87D88" w14:textId="77777777" w:rsidTr="00BA04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F7C2B6" w14:textId="77777777" w:rsidR="00691105" w:rsidRPr="00187858" w:rsidRDefault="00691105" w:rsidP="00BA0486">
            <w:pPr>
              <w:pStyle w:val="PargrafodaLista"/>
              <w:numPr>
                <w:ilvl w:val="0"/>
                <w:numId w:val="17"/>
              </w:numPr>
              <w:spacing w:before="120"/>
              <w:ind w:left="465" w:hanging="284"/>
              <w:rPr>
                <w:color w:val="C00000"/>
                <w:szCs w:val="20"/>
              </w:rPr>
            </w:pPr>
            <w:r w:rsidRPr="00187858">
              <w:rPr>
                <w:color w:val="C00000"/>
                <w:szCs w:val="20"/>
              </w:rPr>
              <w:t xml:space="preserve">Should this API also </w:t>
            </w:r>
            <w:r>
              <w:rPr>
                <w:color w:val="C00000"/>
                <w:szCs w:val="20"/>
              </w:rPr>
              <w:t>expect (consider)</w:t>
            </w:r>
            <w:r w:rsidRPr="00187858">
              <w:rPr>
                <w:color w:val="C00000"/>
                <w:szCs w:val="20"/>
              </w:rPr>
              <w:t xml:space="preserve"> the </w:t>
            </w:r>
            <w:r w:rsidRPr="00187858">
              <w:rPr>
                <w:i/>
                <w:iCs/>
                <w:color w:val="C00000"/>
                <w:szCs w:val="20"/>
              </w:rPr>
              <w:t>client_id</w:t>
            </w:r>
            <w:r w:rsidRPr="00187858">
              <w:rPr>
                <w:color w:val="C00000"/>
                <w:szCs w:val="20"/>
              </w:rPr>
              <w:t>?</w:t>
            </w:r>
          </w:p>
          <w:p w14:paraId="3E831BA6" w14:textId="00E6C744" w:rsidR="00691105" w:rsidRPr="00691105" w:rsidRDefault="00691105" w:rsidP="00691105">
            <w:pPr>
              <w:pStyle w:val="PargrafodaLista"/>
              <w:numPr>
                <w:ilvl w:val="0"/>
                <w:numId w:val="17"/>
              </w:numPr>
              <w:ind w:left="463" w:hanging="283"/>
              <w:rPr>
                <w:color w:val="C00000"/>
                <w:szCs w:val="20"/>
              </w:rPr>
            </w:pPr>
            <w:r w:rsidRPr="00187858">
              <w:rPr>
                <w:color w:val="C00000"/>
                <w:szCs w:val="20"/>
              </w:rPr>
              <w:t xml:space="preserve">The output of this API will most likely change to </w:t>
            </w:r>
            <w:r>
              <w:rPr>
                <w:color w:val="C00000"/>
                <w:szCs w:val="20"/>
              </w:rPr>
              <w:t>contain</w:t>
            </w:r>
            <w:r w:rsidRPr="00187858">
              <w:rPr>
                <w:color w:val="C00000"/>
                <w:szCs w:val="20"/>
              </w:rPr>
              <w:t xml:space="preserve"> an html report instead.</w:t>
            </w:r>
          </w:p>
        </w:tc>
      </w:tr>
    </w:tbl>
    <w:p w14:paraId="55A3DD5E" w14:textId="78DCCC51" w:rsidR="0053392B" w:rsidRDefault="0053392B" w:rsidP="0053392B">
      <w:pPr>
        <w:pStyle w:val="Ttulo2"/>
        <w:numPr>
          <w:ilvl w:val="1"/>
          <w:numId w:val="14"/>
        </w:numPr>
        <w:ind w:left="426" w:hanging="426"/>
      </w:pPr>
      <w:bookmarkStart w:id="20" w:name="_Toc136795661"/>
      <w:r w:rsidRPr="007C7EEB">
        <w:lastRenderedPageBreak/>
        <w:t>/</w:t>
      </w:r>
      <w:proofErr w:type="spellStart"/>
      <w:r w:rsidRPr="007C7EEB">
        <w:t>api</w:t>
      </w:r>
      <w:proofErr w:type="spellEnd"/>
      <w:r w:rsidRPr="007C7EEB">
        <w:t>/v1/</w:t>
      </w:r>
      <w:r w:rsidR="009609A0">
        <w:t>clients</w:t>
      </w:r>
      <w:r w:rsidR="000919D8">
        <w:t xml:space="preserve"> (</w:t>
      </w:r>
      <w:r w:rsidR="00D828A0">
        <w:t xml:space="preserve">List of </w:t>
      </w:r>
      <w:r w:rsidR="00D828A0">
        <w:rPr>
          <w:szCs w:val="20"/>
        </w:rPr>
        <w:t>known clients</w:t>
      </w:r>
      <w:r w:rsidR="000919D8">
        <w:t>)</w:t>
      </w:r>
      <w:bookmarkEnd w:id="20"/>
    </w:p>
    <w:p w14:paraId="242D3703" w14:textId="595AEFEB" w:rsidR="009609A0" w:rsidRDefault="009609A0" w:rsidP="008045AD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List of </w:t>
      </w:r>
      <w:r w:rsidR="00D32553">
        <w:rPr>
          <w:szCs w:val="20"/>
        </w:rPr>
        <w:t>‘</w:t>
      </w:r>
      <w:r>
        <w:rPr>
          <w:szCs w:val="20"/>
        </w:rPr>
        <w:t>registered</w:t>
      </w:r>
      <w:r w:rsidR="00D32553">
        <w:rPr>
          <w:szCs w:val="20"/>
        </w:rPr>
        <w:t>’</w:t>
      </w:r>
      <w:r>
        <w:rPr>
          <w:szCs w:val="20"/>
        </w:rPr>
        <w:t xml:space="preserve"> (known) clients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8045AD" w14:paraId="7E063006" w14:textId="77777777" w:rsidTr="00DA4868">
        <w:tc>
          <w:tcPr>
            <w:tcW w:w="1706" w:type="dxa"/>
          </w:tcPr>
          <w:p w14:paraId="38FE07E5" w14:textId="77777777" w:rsidR="008045AD" w:rsidRPr="00EB4319" w:rsidRDefault="008045AD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0481AE3E" w14:textId="77777777" w:rsidR="008045AD" w:rsidRPr="00637380" w:rsidRDefault="008045AD" w:rsidP="00DA4868">
            <w:pPr>
              <w:rPr>
                <w:i/>
                <w:iCs/>
                <w:szCs w:val="20"/>
              </w:rPr>
            </w:pPr>
            <w:r w:rsidRPr="00637380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8045AD" w14:paraId="522284B9" w14:textId="77777777" w:rsidTr="00DA4868">
        <w:tc>
          <w:tcPr>
            <w:tcW w:w="1706" w:type="dxa"/>
          </w:tcPr>
          <w:p w14:paraId="4E6D5C87" w14:textId="77777777" w:rsidR="008045AD" w:rsidRPr="00EB4319" w:rsidRDefault="008045AD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548374BE" w14:textId="3E4D52BA" w:rsidR="008045AD" w:rsidRPr="00EB4319" w:rsidRDefault="008045AD" w:rsidP="00DA4868">
            <w:pPr>
              <w:rPr>
                <w:i/>
                <w:iCs/>
                <w:szCs w:val="20"/>
              </w:rPr>
            </w:pPr>
            <w:r w:rsidRPr="008045AD">
              <w:rPr>
                <w:i/>
                <w:iCs/>
                <w:szCs w:val="20"/>
              </w:rPr>
              <w:t>https://localhost/api/v1/clients</w:t>
            </w:r>
          </w:p>
        </w:tc>
      </w:tr>
      <w:tr w:rsidR="008045AD" w14:paraId="14032B6E" w14:textId="77777777" w:rsidTr="00DA4868">
        <w:tc>
          <w:tcPr>
            <w:tcW w:w="1706" w:type="dxa"/>
          </w:tcPr>
          <w:p w14:paraId="114A9609" w14:textId="77777777" w:rsidR="008045AD" w:rsidRPr="00405433" w:rsidRDefault="008045AD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756A8F2A" w14:textId="77777777" w:rsidR="008045AD" w:rsidRPr="00405433" w:rsidRDefault="008045AD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8045AD" w14:paraId="6EDA7A4A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58A5E776" w14:textId="77777777" w:rsidR="008045AD" w:rsidRPr="00E4440F" w:rsidRDefault="008045AD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FAD8529" w14:textId="77777777" w:rsidR="008045AD" w:rsidRPr="00EB4319" w:rsidRDefault="008045AD" w:rsidP="00DA4868">
            <w:pPr>
              <w:rPr>
                <w:i/>
                <w:iCs/>
                <w:szCs w:val="20"/>
              </w:rPr>
            </w:pPr>
          </w:p>
        </w:tc>
      </w:tr>
      <w:tr w:rsidR="008045AD" w14:paraId="564AE734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4E926796" w14:textId="77777777" w:rsidR="008045AD" w:rsidRPr="00405433" w:rsidRDefault="008045AD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619CC553" w14:textId="77777777" w:rsidR="008045AD" w:rsidRPr="00405433" w:rsidRDefault="008045AD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8045AD" w14:paraId="6A9F707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49EDE" w14:textId="77777777" w:rsidR="008045AD" w:rsidRPr="00472702" w:rsidRDefault="008045AD" w:rsidP="00DA4868">
            <w:pPr>
              <w:rPr>
                <w:rFonts w:cs="Times New Roman"/>
                <w:i/>
                <w:iCs/>
                <w:color w:val="333333"/>
                <w:sz w:val="18"/>
                <w:szCs w:val="18"/>
              </w:rPr>
            </w:pPr>
            <w:r w:rsidRPr="00472702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No</w:t>
            </w:r>
            <w:r>
              <w:rPr>
                <w:rFonts w:cs="Times New Roman"/>
                <w:i/>
                <w:iCs/>
                <w:color w:val="333333"/>
                <w:sz w:val="18"/>
                <w:szCs w:val="18"/>
              </w:rPr>
              <w:t xml:space="preserve"> input</w:t>
            </w:r>
          </w:p>
        </w:tc>
      </w:tr>
      <w:tr w:rsidR="008045AD" w14:paraId="18B66B37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AB039E" w14:textId="77777777" w:rsidR="008045AD" w:rsidRDefault="008045AD" w:rsidP="00DA4868">
            <w:pPr>
              <w:rPr>
                <w:sz w:val="12"/>
                <w:szCs w:val="12"/>
              </w:rPr>
            </w:pPr>
          </w:p>
        </w:tc>
      </w:tr>
      <w:tr w:rsidR="008045AD" w14:paraId="773D3B3A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3BD3E8" w14:textId="77777777" w:rsidR="008045AD" w:rsidRPr="00BA3C67" w:rsidRDefault="008045AD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8045AD" w14:paraId="01CA1BCD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161902" w14:textId="77777777" w:rsidR="008045AD" w:rsidRPr="006329F0" w:rsidRDefault="008045AD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8045AD" w14:paraId="18916A4B" w14:textId="77777777" w:rsidTr="008045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4199322F" w14:textId="77777777" w:rsidR="008045AD" w:rsidRDefault="008045AD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2D271415" w14:textId="77777777" w:rsidR="008045AD" w:rsidRPr="00452A0D" w:rsidRDefault="008045AD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"/>
              <w:gridCol w:w="1559"/>
              <w:gridCol w:w="4287"/>
            </w:tblGrid>
            <w:tr w:rsidR="008045AD" w14:paraId="140881E0" w14:textId="77777777" w:rsidTr="00DA4868">
              <w:tc>
                <w:tcPr>
                  <w:tcW w:w="883" w:type="dxa"/>
                </w:tcPr>
                <w:p w14:paraId="4F3A21C0" w14:textId="13A7A654" w:rsidR="008045AD" w:rsidRDefault="008045AD" w:rsidP="00DA4868">
                  <w:pPr>
                    <w:rPr>
                      <w:szCs w:val="20"/>
                    </w:rPr>
                  </w:pPr>
                  <w:r w:rsidRPr="009609A0">
                    <w:rPr>
                      <w:i/>
                      <w:iCs/>
                      <w:szCs w:val="20"/>
                    </w:rPr>
                    <w:t>clients</w:t>
                  </w:r>
                </w:p>
              </w:tc>
              <w:tc>
                <w:tcPr>
                  <w:tcW w:w="1559" w:type="dxa"/>
                </w:tcPr>
                <w:p w14:paraId="042D9E77" w14:textId="77777777" w:rsidR="008045AD" w:rsidRDefault="008045AD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4287" w:type="dxa"/>
                </w:tcPr>
                <w:p w14:paraId="291A21F1" w14:textId="1E4C9F91" w:rsidR="008045AD" w:rsidRDefault="008045AD" w:rsidP="008045AD">
                  <w:pPr>
                    <w:spacing w:after="12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A list containing information about the known (registered) clients. A </w:t>
                  </w:r>
                  <w:r>
                    <w:rPr>
                      <w:i/>
                      <w:iCs/>
                      <w:szCs w:val="20"/>
                    </w:rPr>
                    <w:t>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 w:rsidRPr="00FA43E7">
                    <w:rPr>
                      <w:szCs w:val="20"/>
                    </w:rPr>
                    <w:t xml:space="preserve"> has the following structure:</w:t>
                  </w:r>
                </w:p>
                <w:p w14:paraId="298443CD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{</w:t>
                  </w:r>
                </w:p>
                <w:p w14:paraId="5229DF7F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    "</w:t>
                  </w:r>
                  <w:proofErr w:type="spellStart"/>
                  <w:r w:rsidRPr="008045AD">
                    <w:rPr>
                      <w:i/>
                      <w:iCs/>
                      <w:sz w:val="18"/>
                      <w:szCs w:val="18"/>
                    </w:rPr>
                    <w:t>client_pkey</w:t>
                  </w:r>
                  <w:proofErr w:type="spellEnd"/>
                  <w:r w:rsidRPr="008045AD">
                    <w:rPr>
                      <w:sz w:val="18"/>
                      <w:szCs w:val="18"/>
                    </w:rPr>
                    <w:t xml:space="preserve">": 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integer</w:t>
                  </w:r>
                  <w:r w:rsidRPr="008045AD">
                    <w:rPr>
                      <w:sz w:val="18"/>
                      <w:szCs w:val="18"/>
                    </w:rPr>
                    <w:t>,</w:t>
                  </w:r>
                </w:p>
                <w:p w14:paraId="2B6FE4AD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    "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8045AD">
                    <w:rPr>
                      <w:sz w:val="18"/>
                      <w:szCs w:val="18"/>
                    </w:rPr>
                    <w:t xml:space="preserve">":                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string</w:t>
                  </w:r>
                  <w:r w:rsidRPr="008045AD">
                    <w:rPr>
                      <w:sz w:val="18"/>
                      <w:szCs w:val="18"/>
                    </w:rPr>
                    <w:t>,</w:t>
                  </w:r>
                </w:p>
                <w:p w14:paraId="7EA49D02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    "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culture</w:t>
                  </w:r>
                  <w:r w:rsidRPr="008045AD">
                    <w:rPr>
                      <w:sz w:val="18"/>
                      <w:szCs w:val="18"/>
                    </w:rPr>
                    <w:t xml:space="preserve">":        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string</w:t>
                  </w:r>
                  <w:r w:rsidRPr="008045AD">
                    <w:rPr>
                      <w:sz w:val="18"/>
                      <w:szCs w:val="18"/>
                    </w:rPr>
                    <w:t>,</w:t>
                  </w:r>
                </w:p>
                <w:p w14:paraId="0C283F9B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    "</w:t>
                  </w:r>
                  <w:proofErr w:type="spellStart"/>
                  <w:r w:rsidRPr="008045AD">
                    <w:rPr>
                      <w:i/>
                      <w:iCs/>
                      <w:sz w:val="18"/>
                      <w:szCs w:val="18"/>
                    </w:rPr>
                    <w:t>is_active</w:t>
                  </w:r>
                  <w:proofErr w:type="spellEnd"/>
                  <w:r w:rsidRPr="008045AD">
                    <w:rPr>
                      <w:sz w:val="18"/>
                      <w:szCs w:val="18"/>
                    </w:rPr>
                    <w:t xml:space="preserve">":     </w:t>
                  </w:r>
                  <w:proofErr w:type="spellStart"/>
                  <w:r w:rsidRPr="008045AD">
                    <w:rPr>
                      <w:sz w:val="18"/>
                      <w:szCs w:val="18"/>
                    </w:rPr>
                    <w:t>boolean</w:t>
                  </w:r>
                  <w:proofErr w:type="spellEnd"/>
                </w:p>
                <w:p w14:paraId="56FBC6DA" w14:textId="0D8E5733" w:rsidR="008045AD" w:rsidRPr="008045AD" w:rsidRDefault="008045AD" w:rsidP="00DA4868">
                  <w:pPr>
                    <w:rPr>
                      <w:szCs w:val="20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}</w:t>
                  </w:r>
                </w:p>
              </w:tc>
            </w:tr>
          </w:tbl>
          <w:p w14:paraId="256B1856" w14:textId="77777777" w:rsidR="008045AD" w:rsidRDefault="008045AD" w:rsidP="00DA4868">
            <w:pPr>
              <w:rPr>
                <w:szCs w:val="20"/>
              </w:rPr>
            </w:pPr>
          </w:p>
        </w:tc>
      </w:tr>
      <w:tr w:rsidR="008045AD" w14:paraId="15DECFD1" w14:textId="77777777" w:rsidTr="008045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DA78AED" w14:textId="77777777" w:rsidR="008045AD" w:rsidRPr="00A92AA3" w:rsidRDefault="008045AD" w:rsidP="00DA4868">
            <w:pPr>
              <w:rPr>
                <w:rStyle w:val="nfaseDiscreta"/>
                <w:iCs w:val="0"/>
                <w:color w:val="auto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896B1B" w14:textId="77777777" w:rsidR="008045AD" w:rsidRPr="00D44CDA" w:rsidRDefault="008045AD" w:rsidP="00DA4868">
            <w:pPr>
              <w:rPr>
                <w:i/>
                <w:iCs/>
                <w:szCs w:val="20"/>
              </w:rPr>
            </w:pPr>
          </w:p>
        </w:tc>
      </w:tr>
      <w:tr w:rsidR="008045AD" w14:paraId="6D6628C1" w14:textId="77777777" w:rsidTr="008045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FD732B6" w14:textId="77777777" w:rsidR="008045AD" w:rsidRPr="00A92AA3" w:rsidRDefault="008045AD" w:rsidP="00DA4868">
            <w:pPr>
              <w:rPr>
                <w:rStyle w:val="nfaseDiscreta"/>
                <w:iCs w:val="0"/>
                <w:color w:val="auto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34BF0236" w14:textId="7DC3D60F" w:rsidR="008045AD" w:rsidRPr="008045AD" w:rsidRDefault="008045AD" w:rsidP="008045AD">
            <w:pPr>
              <w:spacing w:before="120" w:after="120"/>
              <w:rPr>
                <w:sz w:val="18"/>
                <w:szCs w:val="18"/>
              </w:rPr>
            </w:pPr>
            <w:r w:rsidRPr="008045AD">
              <w:rPr>
                <w:b/>
                <w:bCs/>
                <w:i/>
                <w:iCs/>
                <w:sz w:val="18"/>
                <w:szCs w:val="18"/>
              </w:rPr>
              <w:t>Example</w:t>
            </w:r>
            <w:r w:rsidRPr="008045AD">
              <w:rPr>
                <w:sz w:val="18"/>
                <w:szCs w:val="18"/>
              </w:rPr>
              <w:t>:</w:t>
            </w:r>
          </w:p>
          <w:p w14:paraId="787CC9FC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"</w:t>
            </w:r>
            <w:r w:rsidRPr="008045AD">
              <w:rPr>
                <w:i/>
                <w:iCs/>
                <w:sz w:val="18"/>
                <w:szCs w:val="18"/>
              </w:rPr>
              <w:t>clients</w:t>
            </w:r>
            <w:r w:rsidRPr="008045AD">
              <w:rPr>
                <w:sz w:val="18"/>
                <w:szCs w:val="18"/>
              </w:rPr>
              <w:t>":[</w:t>
            </w:r>
          </w:p>
          <w:p w14:paraId="665DC6F3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{</w:t>
            </w:r>
          </w:p>
          <w:p w14:paraId="36A6429A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proofErr w:type="spellStart"/>
            <w:r w:rsidRPr="008045AD">
              <w:rPr>
                <w:i/>
                <w:iCs/>
                <w:sz w:val="18"/>
                <w:szCs w:val="18"/>
              </w:rPr>
              <w:t>client_pkey</w:t>
            </w:r>
            <w:proofErr w:type="spellEnd"/>
            <w:r w:rsidRPr="008045AD">
              <w:rPr>
                <w:sz w:val="18"/>
                <w:szCs w:val="18"/>
              </w:rPr>
              <w:t>": 1,</w:t>
            </w:r>
          </w:p>
          <w:p w14:paraId="2355DE1F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id</w:t>
            </w:r>
            <w:r w:rsidRPr="008045AD">
              <w:rPr>
                <w:sz w:val="18"/>
                <w:szCs w:val="18"/>
              </w:rPr>
              <w:t>": "AB19GF",</w:t>
            </w:r>
          </w:p>
          <w:p w14:paraId="30370C60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culture</w:t>
            </w:r>
            <w:r w:rsidRPr="008045AD">
              <w:rPr>
                <w:sz w:val="18"/>
                <w:szCs w:val="18"/>
              </w:rPr>
              <w:t>": "es-ES",</w:t>
            </w:r>
          </w:p>
          <w:p w14:paraId="4AE292CB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proofErr w:type="spellStart"/>
            <w:r w:rsidRPr="008045AD">
              <w:rPr>
                <w:i/>
                <w:iCs/>
                <w:sz w:val="18"/>
                <w:szCs w:val="18"/>
              </w:rPr>
              <w:t>is_active</w:t>
            </w:r>
            <w:proofErr w:type="spellEnd"/>
            <w:r w:rsidRPr="008045AD">
              <w:rPr>
                <w:sz w:val="18"/>
                <w:szCs w:val="18"/>
              </w:rPr>
              <w:t xml:space="preserve">": </w:t>
            </w:r>
            <w:proofErr w:type="gramStart"/>
            <w:r w:rsidRPr="008045AD">
              <w:rPr>
                <w:sz w:val="18"/>
                <w:szCs w:val="18"/>
              </w:rPr>
              <w:t>true</w:t>
            </w:r>
            <w:proofErr w:type="gramEnd"/>
          </w:p>
          <w:p w14:paraId="7126605E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},</w:t>
            </w:r>
          </w:p>
          <w:p w14:paraId="684BE231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{</w:t>
            </w:r>
          </w:p>
          <w:p w14:paraId="42316F4E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proofErr w:type="spellStart"/>
            <w:r w:rsidRPr="008045AD">
              <w:rPr>
                <w:i/>
                <w:iCs/>
                <w:sz w:val="18"/>
                <w:szCs w:val="18"/>
              </w:rPr>
              <w:t>client_pkey</w:t>
            </w:r>
            <w:proofErr w:type="spellEnd"/>
            <w:r w:rsidRPr="008045AD">
              <w:rPr>
                <w:sz w:val="18"/>
                <w:szCs w:val="18"/>
              </w:rPr>
              <w:t>": 2,</w:t>
            </w:r>
          </w:p>
          <w:p w14:paraId="7D87E6B0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id</w:t>
            </w:r>
            <w:r w:rsidRPr="008045AD">
              <w:rPr>
                <w:sz w:val="18"/>
                <w:szCs w:val="18"/>
              </w:rPr>
              <w:t>": "AF52HY",</w:t>
            </w:r>
          </w:p>
          <w:p w14:paraId="61A9E898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culture</w:t>
            </w:r>
            <w:r w:rsidRPr="008045AD">
              <w:rPr>
                <w:sz w:val="18"/>
                <w:szCs w:val="18"/>
              </w:rPr>
              <w:t>": "</w:t>
            </w:r>
            <w:proofErr w:type="spellStart"/>
            <w:r w:rsidRPr="008045AD">
              <w:rPr>
                <w:sz w:val="18"/>
                <w:szCs w:val="18"/>
              </w:rPr>
              <w:t>en</w:t>
            </w:r>
            <w:proofErr w:type="spellEnd"/>
            <w:r w:rsidRPr="008045AD">
              <w:rPr>
                <w:sz w:val="18"/>
                <w:szCs w:val="18"/>
              </w:rPr>
              <w:t>-EN",</w:t>
            </w:r>
          </w:p>
          <w:p w14:paraId="4E4CF665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proofErr w:type="spellStart"/>
            <w:r w:rsidRPr="008045AD">
              <w:rPr>
                <w:i/>
                <w:iCs/>
                <w:sz w:val="18"/>
                <w:szCs w:val="18"/>
              </w:rPr>
              <w:t>is_active</w:t>
            </w:r>
            <w:proofErr w:type="spellEnd"/>
            <w:r w:rsidRPr="008045AD">
              <w:rPr>
                <w:sz w:val="18"/>
                <w:szCs w:val="18"/>
              </w:rPr>
              <w:t xml:space="preserve">": </w:t>
            </w:r>
            <w:proofErr w:type="gramStart"/>
            <w:r w:rsidRPr="008045AD">
              <w:rPr>
                <w:sz w:val="18"/>
                <w:szCs w:val="18"/>
              </w:rPr>
              <w:t>true</w:t>
            </w:r>
            <w:proofErr w:type="gramEnd"/>
          </w:p>
          <w:p w14:paraId="79955F19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}</w:t>
            </w:r>
          </w:p>
          <w:p w14:paraId="4D771B7B" w14:textId="3F94D2AD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]</w:t>
            </w:r>
          </w:p>
        </w:tc>
      </w:tr>
      <w:tr w:rsidR="008045AD" w:rsidRPr="00B77388" w14:paraId="589815F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6639C" w14:textId="77777777" w:rsidR="008045AD" w:rsidRPr="00B77388" w:rsidRDefault="008045AD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8045AD" w:rsidRPr="00B77388" w14:paraId="3C6602F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8E6FDB" w14:textId="77777777" w:rsidR="008045AD" w:rsidRPr="00B77388" w:rsidRDefault="008045AD" w:rsidP="00DA4868">
            <w:pPr>
              <w:rPr>
                <w:sz w:val="6"/>
                <w:szCs w:val="6"/>
              </w:rPr>
            </w:pPr>
          </w:p>
        </w:tc>
      </w:tr>
      <w:tr w:rsidR="008045AD" w14:paraId="219BD44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8CB8D7" w14:textId="77777777" w:rsidR="008045AD" w:rsidRPr="009E7168" w:rsidRDefault="008045AD" w:rsidP="00DA4868">
            <w:pPr>
              <w:rPr>
                <w:i/>
                <w:iCs/>
              </w:rPr>
            </w:pPr>
          </w:p>
        </w:tc>
      </w:tr>
    </w:tbl>
    <w:p w14:paraId="3C80F2F0" w14:textId="57F1EA8D" w:rsidR="006D69C6" w:rsidRDefault="006D69C6" w:rsidP="006D69C6">
      <w:pPr>
        <w:pStyle w:val="Ttulo2"/>
        <w:numPr>
          <w:ilvl w:val="1"/>
          <w:numId w:val="14"/>
        </w:numPr>
        <w:ind w:left="426" w:hanging="426"/>
      </w:pPr>
      <w:bookmarkStart w:id="21" w:name="_Toc136795662"/>
      <w:r w:rsidRPr="007C7EEB">
        <w:t>/</w:t>
      </w:r>
      <w:proofErr w:type="spellStart"/>
      <w:r w:rsidRPr="007C7EEB">
        <w:t>api</w:t>
      </w:r>
      <w:proofErr w:type="spellEnd"/>
      <w:r w:rsidRPr="007C7EEB">
        <w:t>/v1/</w:t>
      </w:r>
      <w:r>
        <w:t>clients</w:t>
      </w:r>
      <w:r w:rsidR="000919D8">
        <w:t xml:space="preserve"> (</w:t>
      </w:r>
      <w:r w:rsidR="00D828A0">
        <w:t xml:space="preserve">Creating a </w:t>
      </w:r>
      <w:r w:rsidR="00D828A0">
        <w:rPr>
          <w:szCs w:val="20"/>
        </w:rPr>
        <w:t>new client</w:t>
      </w:r>
      <w:r w:rsidR="000919D8">
        <w:t>)</w:t>
      </w:r>
      <w:bookmarkEnd w:id="21"/>
    </w:p>
    <w:p w14:paraId="39F4C73E" w14:textId="60EBCB37" w:rsidR="006D69C6" w:rsidRDefault="006D69C6" w:rsidP="00B844C6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>Creates (registers) a new client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B844C6" w14:paraId="0B00A466" w14:textId="77777777" w:rsidTr="00DA4868">
        <w:tc>
          <w:tcPr>
            <w:tcW w:w="1706" w:type="dxa"/>
          </w:tcPr>
          <w:p w14:paraId="7F325A16" w14:textId="77777777" w:rsidR="00B844C6" w:rsidRPr="00EB4319" w:rsidRDefault="00B844C6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49B6F5CD" w14:textId="46382538" w:rsidR="00B844C6" w:rsidRPr="00B844C6" w:rsidRDefault="00B844C6" w:rsidP="00DA4868">
            <w:pPr>
              <w:rPr>
                <w:i/>
                <w:iCs/>
                <w:szCs w:val="20"/>
              </w:rPr>
            </w:pPr>
            <w:r w:rsidRPr="00B844C6">
              <w:rPr>
                <w:b/>
                <w:bCs/>
                <w:i/>
                <w:iCs/>
                <w:color w:val="EAB200"/>
                <w:szCs w:val="20"/>
              </w:rPr>
              <w:t>PUT</w:t>
            </w:r>
          </w:p>
        </w:tc>
      </w:tr>
      <w:tr w:rsidR="00B844C6" w14:paraId="1B2E0A65" w14:textId="77777777" w:rsidTr="00DA4868">
        <w:tc>
          <w:tcPr>
            <w:tcW w:w="1706" w:type="dxa"/>
          </w:tcPr>
          <w:p w14:paraId="32AF9840" w14:textId="77777777" w:rsidR="00B844C6" w:rsidRPr="00EB4319" w:rsidRDefault="00B844C6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157095C3" w14:textId="11DE74CD" w:rsidR="00B844C6" w:rsidRPr="00EB4319" w:rsidRDefault="00B844C6" w:rsidP="00DA4868">
            <w:pPr>
              <w:rPr>
                <w:i/>
                <w:iCs/>
                <w:szCs w:val="20"/>
              </w:rPr>
            </w:pPr>
            <w:r w:rsidRPr="00B844C6">
              <w:rPr>
                <w:i/>
                <w:iCs/>
                <w:szCs w:val="20"/>
              </w:rPr>
              <w:t>https://localhost/api/v1/clients</w:t>
            </w:r>
          </w:p>
        </w:tc>
      </w:tr>
      <w:tr w:rsidR="00B844C6" w14:paraId="1D9D8E47" w14:textId="77777777" w:rsidTr="00DA4868">
        <w:tc>
          <w:tcPr>
            <w:tcW w:w="1706" w:type="dxa"/>
          </w:tcPr>
          <w:p w14:paraId="50519324" w14:textId="77777777" w:rsidR="00B844C6" w:rsidRPr="00405433" w:rsidRDefault="00B844C6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6486ACBC" w14:textId="77777777" w:rsidR="00B844C6" w:rsidRPr="00405433" w:rsidRDefault="00B844C6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B844C6" w14:paraId="750FDF21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4067F570" w14:textId="77777777" w:rsidR="00B844C6" w:rsidRPr="00E4440F" w:rsidRDefault="00B844C6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F3F93A4" w14:textId="77777777" w:rsidR="00B844C6" w:rsidRPr="00EB4319" w:rsidRDefault="00B844C6" w:rsidP="00DA4868">
            <w:pPr>
              <w:rPr>
                <w:i/>
                <w:iCs/>
                <w:szCs w:val="20"/>
              </w:rPr>
            </w:pPr>
          </w:p>
        </w:tc>
      </w:tr>
      <w:tr w:rsidR="00B844C6" w14:paraId="49D17A6A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7CEFEC32" w14:textId="77777777" w:rsidR="00B844C6" w:rsidRPr="00405433" w:rsidRDefault="00B844C6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1B453A12" w14:textId="77777777" w:rsidR="00B844C6" w:rsidRPr="00405433" w:rsidRDefault="00B844C6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B844C6" w14:paraId="0264492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451FEFE" w14:textId="39B8AA6D" w:rsidR="00B844C6" w:rsidRPr="00405433" w:rsidRDefault="00F4107F" w:rsidP="00DA4868">
            <w:pPr>
              <w:rPr>
                <w:i/>
                <w:iCs/>
                <w:szCs w:val="20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7440CC" w14:paraId="2BEB5DCA" w14:textId="77777777" w:rsidTr="007440CC">
              <w:tc>
                <w:tcPr>
                  <w:tcW w:w="1308" w:type="dxa"/>
                </w:tcPr>
                <w:p w14:paraId="58AFF884" w14:textId="5F422611" w:rsidR="00B844C6" w:rsidRDefault="00F4107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id</w:t>
                  </w:r>
                </w:p>
              </w:tc>
              <w:tc>
                <w:tcPr>
                  <w:tcW w:w="992" w:type="dxa"/>
                </w:tcPr>
                <w:p w14:paraId="71DDBA2A" w14:textId="644F9057" w:rsidR="00B844C6" w:rsidRDefault="00F4107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23BD1C5" w14:textId="460ACB47" w:rsidR="00B844C6" w:rsidRDefault="00F4107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C</w:t>
                  </w:r>
                  <w:r w:rsidRPr="003A4244">
                    <w:rPr>
                      <w:szCs w:val="20"/>
                    </w:rPr>
                    <w:t>lient</w:t>
                  </w:r>
                  <w:r>
                    <w:rPr>
                      <w:szCs w:val="20"/>
                    </w:rPr>
                    <w:t xml:space="preserve"> unique i</w:t>
                  </w:r>
                  <w:r w:rsidRPr="003A4244">
                    <w:rPr>
                      <w:szCs w:val="20"/>
                    </w:rPr>
                    <w:t>dentifier</w:t>
                  </w:r>
                  <w:r>
                    <w:rPr>
                      <w:szCs w:val="20"/>
                    </w:rPr>
                    <w:t xml:space="preserve"> used when making requests</w:t>
                  </w:r>
                  <w:r w:rsidR="00B844C6">
                    <w:rPr>
                      <w:szCs w:val="20"/>
                    </w:rPr>
                    <w:t>.</w:t>
                  </w:r>
                </w:p>
              </w:tc>
            </w:tr>
            <w:tr w:rsidR="00F4107F" w14:paraId="0791C1E8" w14:textId="77777777" w:rsidTr="007440CC">
              <w:tc>
                <w:tcPr>
                  <w:tcW w:w="1308" w:type="dxa"/>
                </w:tcPr>
                <w:p w14:paraId="22DFF9A2" w14:textId="619F7057" w:rsidR="00F4107F" w:rsidRPr="00A92AA3" w:rsidRDefault="00F4107F" w:rsidP="00DA4868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culture</w:t>
                  </w:r>
                </w:p>
              </w:tc>
              <w:tc>
                <w:tcPr>
                  <w:tcW w:w="992" w:type="dxa"/>
                </w:tcPr>
                <w:p w14:paraId="05788536" w14:textId="6F48081F" w:rsidR="00F4107F" w:rsidRPr="00666005" w:rsidRDefault="00F4107F" w:rsidP="00DA4868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7B9B156C" w14:textId="18B26CCE" w:rsidR="00F4107F" w:rsidRDefault="00F4107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culture (language).</w:t>
                  </w:r>
                </w:p>
              </w:tc>
            </w:tr>
            <w:tr w:rsidR="00F4107F" w14:paraId="143CCA2C" w14:textId="77777777" w:rsidTr="007440CC">
              <w:tc>
                <w:tcPr>
                  <w:tcW w:w="1308" w:type="dxa"/>
                </w:tcPr>
                <w:p w14:paraId="0BA4C812" w14:textId="42A9F057" w:rsidR="00F4107F" w:rsidRPr="006D69C6" w:rsidRDefault="00F4107F" w:rsidP="00DA4868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6D69C6">
                    <w:rPr>
                      <w:i/>
                      <w:iCs/>
                      <w:szCs w:val="20"/>
                    </w:rPr>
                    <w:t>is_active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4B9C0B2B" w14:textId="67E928D3" w:rsidR="00F4107F" w:rsidRPr="00666005" w:rsidRDefault="00F4107F" w:rsidP="00DA4868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>
                    <w:rPr>
                      <w:i/>
                      <w:iCs/>
                      <w:szCs w:val="20"/>
                    </w:rPr>
                    <w:t>boolean</w:t>
                  </w:r>
                  <w:proofErr w:type="spellEnd"/>
                </w:p>
              </w:tc>
              <w:tc>
                <w:tcPr>
                  <w:tcW w:w="4429" w:type="dxa"/>
                </w:tcPr>
                <w:p w14:paraId="3C65460A" w14:textId="4A2C1407" w:rsidR="00F4107F" w:rsidRDefault="00F4107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Indicates if the client is active</w:t>
                  </w:r>
                  <w:r w:rsidRPr="00C4213F">
                    <w:rPr>
                      <w:szCs w:val="20"/>
                    </w:rPr>
                    <w:t>.</w:t>
                  </w:r>
                </w:p>
              </w:tc>
            </w:tr>
          </w:tbl>
          <w:p w14:paraId="7F79E572" w14:textId="77777777" w:rsidR="00B844C6" w:rsidRDefault="00B844C6" w:rsidP="00DA4868">
            <w:pPr>
              <w:rPr>
                <w:szCs w:val="20"/>
              </w:rPr>
            </w:pPr>
          </w:p>
        </w:tc>
      </w:tr>
      <w:tr w:rsidR="00B844C6" w14:paraId="29F1951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57A8BF" w14:textId="77777777" w:rsidR="00B844C6" w:rsidRDefault="00B844C6" w:rsidP="00DA4868">
            <w:pPr>
              <w:rPr>
                <w:sz w:val="12"/>
                <w:szCs w:val="12"/>
              </w:rPr>
            </w:pPr>
          </w:p>
        </w:tc>
      </w:tr>
      <w:tr w:rsidR="00B844C6" w14:paraId="4776EABC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F1347A" w14:textId="77777777" w:rsidR="00B844C6" w:rsidRPr="00BA3C67" w:rsidRDefault="00B844C6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B844C6" w14:paraId="0EC0441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1813E7" w14:textId="77777777" w:rsidR="00B844C6" w:rsidRPr="006329F0" w:rsidRDefault="00B844C6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B844C6" w14:paraId="2209953C" w14:textId="77777777" w:rsidTr="000C17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9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3A6EC1F" w14:textId="30E1D032" w:rsidR="00B844C6" w:rsidRPr="000C170F" w:rsidRDefault="00B844C6" w:rsidP="00DA4868">
            <w:pPr>
              <w:rPr>
                <w:i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5421"/>
            </w:tblGrid>
            <w:tr w:rsidR="000C170F" w14:paraId="32C13062" w14:textId="77777777" w:rsidTr="007440CC">
              <w:tc>
                <w:tcPr>
                  <w:tcW w:w="1308" w:type="dxa"/>
                </w:tcPr>
                <w:p w14:paraId="05BD1D36" w14:textId="0E449D85" w:rsidR="000C170F" w:rsidRPr="0050256B" w:rsidRDefault="000C170F" w:rsidP="00F4107F">
                  <w:pPr>
                    <w:rPr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:</w:t>
                  </w:r>
                  <w:r>
                    <w:rPr>
                      <w:i/>
                      <w:iCs/>
                      <w:szCs w:val="20"/>
                    </w:rPr>
                    <w:t xml:space="preserve">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1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  <w:tc>
                <w:tcPr>
                  <w:tcW w:w="5421" w:type="dxa"/>
                </w:tcPr>
                <w:p w14:paraId="486A5810" w14:textId="51A9ACB0" w:rsidR="000C170F" w:rsidRPr="0050256B" w:rsidRDefault="000C170F" w:rsidP="00F4107F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 was created (registered).</w:t>
                  </w:r>
                </w:p>
              </w:tc>
            </w:tr>
          </w:tbl>
          <w:p w14:paraId="6B2C6AC9" w14:textId="77777777" w:rsidR="00B844C6" w:rsidRDefault="00B844C6" w:rsidP="00DA4868">
            <w:pPr>
              <w:rPr>
                <w:szCs w:val="20"/>
              </w:rPr>
            </w:pPr>
          </w:p>
        </w:tc>
      </w:tr>
      <w:tr w:rsidR="00B844C6" w14:paraId="25F2E8F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AEEE25" w14:textId="77777777" w:rsidR="00B844C6" w:rsidRPr="00B77388" w:rsidRDefault="00B844C6" w:rsidP="000C170F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B844C6" w14:paraId="4474926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E13329" w14:textId="77777777" w:rsidR="00B844C6" w:rsidRPr="00B77388" w:rsidRDefault="00B844C6" w:rsidP="00DA4868">
            <w:pPr>
              <w:rPr>
                <w:sz w:val="6"/>
                <w:szCs w:val="6"/>
              </w:rPr>
            </w:pPr>
          </w:p>
        </w:tc>
      </w:tr>
      <w:tr w:rsidR="00B844C6" w14:paraId="61E58E1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B844C6" w14:paraId="6C43AA8A" w14:textId="77777777" w:rsidTr="00F4107F">
              <w:tc>
                <w:tcPr>
                  <w:tcW w:w="3438" w:type="dxa"/>
                </w:tcPr>
                <w:p w14:paraId="4721191D" w14:textId="77777777" w:rsidR="00B844C6" w:rsidRPr="00691105" w:rsidRDefault="00B844C6" w:rsidP="00DA4868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5BCD4101" w14:textId="77777777" w:rsidR="00B844C6" w:rsidRDefault="00B844C6" w:rsidP="00DA4868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B844C6" w14:paraId="742031B3" w14:textId="77777777" w:rsidTr="00F4107F">
              <w:tc>
                <w:tcPr>
                  <w:tcW w:w="3438" w:type="dxa"/>
                </w:tcPr>
                <w:p w14:paraId="7AF24E8A" w14:textId="260B2E84" w:rsidR="00B844C6" w:rsidRPr="00F4107F" w:rsidRDefault="00F4107F" w:rsidP="00DA4868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F4107F">
                    <w:rPr>
                      <w:i/>
                      <w:iCs/>
                      <w:szCs w:val="20"/>
                    </w:rPr>
                    <w:t>A client with the same id already exists</w:t>
                  </w:r>
                </w:p>
              </w:tc>
              <w:tc>
                <w:tcPr>
                  <w:tcW w:w="4987" w:type="dxa"/>
                </w:tcPr>
                <w:p w14:paraId="71BB6AED" w14:textId="50A23A67" w:rsidR="00466E89" w:rsidRDefault="00466E89" w:rsidP="00466E89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proofErr w:type="spellStart"/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proofErr w:type="spellEnd"/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>40</w:t>
                  </w:r>
                  <w:r w:rsidR="00656DF0">
                    <w:rPr>
                      <w:i/>
                      <w:iCs/>
                      <w:szCs w:val="20"/>
                    </w:rPr>
                    <w:t>9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, </w:t>
                  </w:r>
                </w:p>
                <w:p w14:paraId="133BB1C9" w14:textId="0106C0CC" w:rsidR="00B844C6" w:rsidRDefault="00F4107F" w:rsidP="00DA4868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F544CE">
                    <w:rPr>
                      <w:szCs w:val="20"/>
                    </w:rPr>
                    <w:t xml:space="preserve">Client </w:t>
                  </w:r>
                  <w:r w:rsidRPr="009221D1">
                    <w:rPr>
                      <w:i/>
                      <w:iCs/>
                      <w:szCs w:val="20"/>
                    </w:rPr>
                    <w:t>{client.id}</w:t>
                  </w:r>
                  <w:r w:rsidRPr="00F544CE">
                    <w:rPr>
                      <w:szCs w:val="20"/>
                    </w:rPr>
                    <w:t xml:space="preserve"> already exists!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121F9D63" w14:textId="77777777" w:rsidR="00B844C6" w:rsidRDefault="00B844C6" w:rsidP="00DA4868"/>
        </w:tc>
      </w:tr>
    </w:tbl>
    <w:p w14:paraId="0A7032FF" w14:textId="6BE73BE2" w:rsidR="0053392B" w:rsidRDefault="0053392B" w:rsidP="0053392B">
      <w:pPr>
        <w:pStyle w:val="Ttulo2"/>
        <w:numPr>
          <w:ilvl w:val="1"/>
          <w:numId w:val="14"/>
        </w:numPr>
        <w:ind w:left="426" w:hanging="426"/>
      </w:pPr>
      <w:bookmarkStart w:id="22" w:name="_Toc136795663"/>
      <w:r w:rsidRPr="007C7EEB">
        <w:t>/</w:t>
      </w:r>
      <w:proofErr w:type="spellStart"/>
      <w:r w:rsidRPr="007C7EEB">
        <w:t>api</w:t>
      </w:r>
      <w:proofErr w:type="spellEnd"/>
      <w:r w:rsidRPr="007C7EEB">
        <w:t>/v1/</w:t>
      </w:r>
      <w:r w:rsidR="00D57737">
        <w:t>clients</w:t>
      </w:r>
      <w:r w:rsidRPr="007C7EEB">
        <w:t>/</w:t>
      </w:r>
      <w:r w:rsidR="00D57737" w:rsidRPr="0020016B">
        <w:t>{</w:t>
      </w:r>
      <w:proofErr w:type="spellStart"/>
      <w:r w:rsidR="00D57737">
        <w:rPr>
          <w:i/>
          <w:iCs/>
        </w:rPr>
        <w:t>client</w:t>
      </w:r>
      <w:r w:rsidR="00D57737" w:rsidRPr="0020016B">
        <w:rPr>
          <w:i/>
          <w:iCs/>
        </w:rPr>
        <w:t>_id</w:t>
      </w:r>
      <w:proofErr w:type="spellEnd"/>
      <w:r w:rsidR="00D57737" w:rsidRPr="0020016B">
        <w:t>}</w:t>
      </w:r>
      <w:r w:rsidR="00D828A0">
        <w:t xml:space="preserve"> (Updating client parameters)</w:t>
      </w:r>
      <w:bookmarkEnd w:id="22"/>
    </w:p>
    <w:p w14:paraId="6A8E0A3D" w14:textId="40784A54" w:rsidR="00D57737" w:rsidRDefault="00D57737" w:rsidP="002B224C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Updates the parameters associated with client </w:t>
      </w:r>
      <w:r>
        <w:rPr>
          <w:i/>
          <w:iCs/>
        </w:rPr>
        <w:t>client</w:t>
      </w:r>
      <w:r w:rsidRPr="0020016B">
        <w:rPr>
          <w:i/>
          <w:iCs/>
        </w:rPr>
        <w:t>_id</w:t>
      </w:r>
      <w:r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2B224C" w14:paraId="10DBFC12" w14:textId="77777777" w:rsidTr="00DA4868">
        <w:tc>
          <w:tcPr>
            <w:tcW w:w="1706" w:type="dxa"/>
          </w:tcPr>
          <w:p w14:paraId="6E7F18A6" w14:textId="77777777" w:rsidR="002B224C" w:rsidRPr="00EB4319" w:rsidRDefault="002B224C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1CE17897" w14:textId="4B032971" w:rsidR="002B224C" w:rsidRPr="002B224C" w:rsidRDefault="002B224C" w:rsidP="00DA4868">
            <w:pPr>
              <w:rPr>
                <w:i/>
                <w:iCs/>
                <w:szCs w:val="20"/>
              </w:rPr>
            </w:pPr>
            <w:r w:rsidRPr="002B224C">
              <w:rPr>
                <w:b/>
                <w:bCs/>
                <w:i/>
                <w:iCs/>
                <w:color w:val="00B050"/>
                <w:szCs w:val="20"/>
              </w:rPr>
              <w:t>POST</w:t>
            </w:r>
          </w:p>
        </w:tc>
      </w:tr>
      <w:tr w:rsidR="002B224C" w14:paraId="75C40BD7" w14:textId="77777777" w:rsidTr="00DA4868">
        <w:tc>
          <w:tcPr>
            <w:tcW w:w="1706" w:type="dxa"/>
          </w:tcPr>
          <w:p w14:paraId="6261EF64" w14:textId="77777777" w:rsidR="002B224C" w:rsidRPr="00EB4319" w:rsidRDefault="002B224C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lastRenderedPageBreak/>
              <w:t>Usage Example</w:t>
            </w:r>
          </w:p>
        </w:tc>
        <w:tc>
          <w:tcPr>
            <w:tcW w:w="6945" w:type="dxa"/>
          </w:tcPr>
          <w:p w14:paraId="6229B9A6" w14:textId="559AA21E" w:rsidR="002B224C" w:rsidRPr="00EB4319" w:rsidRDefault="00364471" w:rsidP="00DA4868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https://localhost/api/v1/clients/AR21TY</w:t>
            </w:r>
          </w:p>
        </w:tc>
      </w:tr>
      <w:tr w:rsidR="002B224C" w14:paraId="7C83ACED" w14:textId="77777777" w:rsidTr="00DA4868">
        <w:tc>
          <w:tcPr>
            <w:tcW w:w="1706" w:type="dxa"/>
          </w:tcPr>
          <w:p w14:paraId="7D071E94" w14:textId="77777777" w:rsidR="002B224C" w:rsidRPr="00405433" w:rsidRDefault="002B224C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152D0E20" w14:textId="77777777" w:rsidR="002B224C" w:rsidRPr="00405433" w:rsidRDefault="002B224C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2B224C" w14:paraId="46751596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628DEEFD" w14:textId="77777777" w:rsidR="002B224C" w:rsidRPr="00E4440F" w:rsidRDefault="002B224C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7A165984" w14:textId="77777777" w:rsidR="002B224C" w:rsidRPr="00EB4319" w:rsidRDefault="002B224C" w:rsidP="00DA4868">
            <w:pPr>
              <w:rPr>
                <w:i/>
                <w:iCs/>
                <w:szCs w:val="20"/>
              </w:rPr>
            </w:pPr>
          </w:p>
        </w:tc>
      </w:tr>
      <w:tr w:rsidR="002B224C" w14:paraId="2CA73CAF" w14:textId="77777777" w:rsidTr="002B224C">
        <w:tc>
          <w:tcPr>
            <w:tcW w:w="1706" w:type="dxa"/>
            <w:tcBorders>
              <w:top w:val="single" w:sz="4" w:space="0" w:color="auto"/>
            </w:tcBorders>
          </w:tcPr>
          <w:p w14:paraId="14CA066B" w14:textId="77777777" w:rsidR="002B224C" w:rsidRPr="00405433" w:rsidRDefault="002B224C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2564F211" w14:textId="77777777" w:rsidR="002B224C" w:rsidRPr="00405433" w:rsidRDefault="002B224C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2B224C" w14:paraId="2D876263" w14:textId="77777777" w:rsidTr="002B22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6CFDC7E" w14:textId="59D9E2C7" w:rsidR="002B224C" w:rsidRPr="00405433" w:rsidRDefault="002B224C" w:rsidP="00DA4868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2B224C" w14:paraId="02AC8ADA" w14:textId="77777777" w:rsidTr="00DA4868">
              <w:tc>
                <w:tcPr>
                  <w:tcW w:w="1308" w:type="dxa"/>
                </w:tcPr>
                <w:p w14:paraId="0F4A9C3A" w14:textId="774B8353" w:rsidR="002B224C" w:rsidRDefault="002B224C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client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3C58175D" w14:textId="77777777" w:rsidR="002B224C" w:rsidRDefault="002B224C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1A8530C4" w14:textId="13742FAD" w:rsidR="002B224C" w:rsidRDefault="002B224C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</w:tbl>
          <w:p w14:paraId="2D04D5B6" w14:textId="77777777" w:rsidR="002B224C" w:rsidRDefault="002B224C" w:rsidP="00DA4868">
            <w:pPr>
              <w:rPr>
                <w:szCs w:val="20"/>
              </w:rPr>
            </w:pPr>
          </w:p>
        </w:tc>
      </w:tr>
      <w:tr w:rsidR="002B224C" w14:paraId="75DE73A9" w14:textId="77777777" w:rsidTr="002B22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5382D571" w14:textId="57E0F72C" w:rsidR="002B224C" w:rsidRPr="00A92AA3" w:rsidRDefault="002B224C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2B224C" w14:paraId="6970D733" w14:textId="77777777" w:rsidTr="00DA4868">
              <w:tc>
                <w:tcPr>
                  <w:tcW w:w="1308" w:type="dxa"/>
                </w:tcPr>
                <w:p w14:paraId="2566B595" w14:textId="77777777" w:rsidR="002B224C" w:rsidRPr="00A92AA3" w:rsidRDefault="002B224C" w:rsidP="002B224C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culture</w:t>
                  </w:r>
                </w:p>
              </w:tc>
              <w:tc>
                <w:tcPr>
                  <w:tcW w:w="992" w:type="dxa"/>
                </w:tcPr>
                <w:p w14:paraId="7050D69D" w14:textId="77777777" w:rsidR="002B224C" w:rsidRPr="00666005" w:rsidRDefault="002B224C" w:rsidP="002B224C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8463BCB" w14:textId="77777777" w:rsidR="002B224C" w:rsidRDefault="002B224C" w:rsidP="002B224C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culture (language).</w:t>
                  </w:r>
                </w:p>
              </w:tc>
            </w:tr>
            <w:tr w:rsidR="002B224C" w14:paraId="7204C3A2" w14:textId="77777777" w:rsidTr="00DA4868">
              <w:tc>
                <w:tcPr>
                  <w:tcW w:w="1308" w:type="dxa"/>
                </w:tcPr>
                <w:p w14:paraId="28FCB46B" w14:textId="77777777" w:rsidR="002B224C" w:rsidRPr="006D69C6" w:rsidRDefault="002B224C" w:rsidP="002B224C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6D69C6">
                    <w:rPr>
                      <w:i/>
                      <w:iCs/>
                      <w:szCs w:val="20"/>
                    </w:rPr>
                    <w:t>is_active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01A22E23" w14:textId="77777777" w:rsidR="002B224C" w:rsidRPr="00666005" w:rsidRDefault="002B224C" w:rsidP="002B224C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>
                    <w:rPr>
                      <w:i/>
                      <w:iCs/>
                      <w:szCs w:val="20"/>
                    </w:rPr>
                    <w:t>boolean</w:t>
                  </w:r>
                  <w:proofErr w:type="spellEnd"/>
                </w:p>
              </w:tc>
              <w:tc>
                <w:tcPr>
                  <w:tcW w:w="4429" w:type="dxa"/>
                </w:tcPr>
                <w:p w14:paraId="45D0B035" w14:textId="77777777" w:rsidR="002B224C" w:rsidRDefault="002B224C" w:rsidP="002B224C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Indicates if the client is active</w:t>
                  </w:r>
                  <w:r w:rsidRPr="00C4213F">
                    <w:rPr>
                      <w:szCs w:val="20"/>
                    </w:rPr>
                    <w:t>.</w:t>
                  </w:r>
                </w:p>
              </w:tc>
            </w:tr>
          </w:tbl>
          <w:p w14:paraId="5D4331E8" w14:textId="77777777" w:rsidR="002B224C" w:rsidRPr="00A92AA3" w:rsidRDefault="002B224C" w:rsidP="00DA4868">
            <w:pPr>
              <w:rPr>
                <w:i/>
                <w:iCs/>
                <w:szCs w:val="20"/>
              </w:rPr>
            </w:pPr>
          </w:p>
        </w:tc>
      </w:tr>
      <w:tr w:rsidR="002B224C" w14:paraId="5EFFEAD8" w14:textId="77777777" w:rsidTr="002B22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D63D71" w14:textId="77777777" w:rsidR="002B224C" w:rsidRDefault="002B224C" w:rsidP="00DA4868">
            <w:pPr>
              <w:rPr>
                <w:sz w:val="12"/>
                <w:szCs w:val="12"/>
              </w:rPr>
            </w:pPr>
          </w:p>
        </w:tc>
      </w:tr>
      <w:tr w:rsidR="002B224C" w14:paraId="519FEB2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E155A9" w14:textId="77777777" w:rsidR="002B224C" w:rsidRPr="00BA3C67" w:rsidRDefault="002B224C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2B224C" w14:paraId="490C7127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0DA1FD" w14:textId="77777777" w:rsidR="002B224C" w:rsidRPr="006329F0" w:rsidRDefault="002B224C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2B224C" w14:paraId="452A416C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9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7D5DC3F3" w14:textId="77777777" w:rsidR="002B224C" w:rsidRPr="000C170F" w:rsidRDefault="002B224C" w:rsidP="00DA4868">
            <w:pPr>
              <w:rPr>
                <w:i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5421"/>
            </w:tblGrid>
            <w:tr w:rsidR="002B224C" w14:paraId="668E3405" w14:textId="77777777" w:rsidTr="00DA4868">
              <w:tc>
                <w:tcPr>
                  <w:tcW w:w="1308" w:type="dxa"/>
                </w:tcPr>
                <w:p w14:paraId="113338DE" w14:textId="77777777" w:rsidR="002B224C" w:rsidRPr="0050256B" w:rsidRDefault="002B224C" w:rsidP="00DA4868">
                  <w:pPr>
                    <w:rPr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:</w:t>
                  </w:r>
                  <w:r>
                    <w:rPr>
                      <w:i/>
                      <w:iCs/>
                      <w:szCs w:val="20"/>
                    </w:rPr>
                    <w:t xml:space="preserve">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1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  <w:tc>
                <w:tcPr>
                  <w:tcW w:w="5421" w:type="dxa"/>
                </w:tcPr>
                <w:p w14:paraId="75194C3A" w14:textId="4B521CAF" w:rsidR="002B224C" w:rsidRPr="0050256B" w:rsidRDefault="00466E89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 parameters where updated</w:t>
                  </w:r>
                  <w:r w:rsidR="002B224C">
                    <w:rPr>
                      <w:szCs w:val="20"/>
                    </w:rPr>
                    <w:t>.</w:t>
                  </w:r>
                </w:p>
              </w:tc>
            </w:tr>
          </w:tbl>
          <w:p w14:paraId="786E93D5" w14:textId="77777777" w:rsidR="002B224C" w:rsidRDefault="002B224C" w:rsidP="00DA4868">
            <w:pPr>
              <w:rPr>
                <w:szCs w:val="20"/>
              </w:rPr>
            </w:pPr>
          </w:p>
        </w:tc>
      </w:tr>
      <w:tr w:rsidR="002B224C" w14:paraId="443B6BA4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1CAD92" w14:textId="77777777" w:rsidR="002B224C" w:rsidRPr="00B77388" w:rsidRDefault="002B224C" w:rsidP="00DA4868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2B224C" w14:paraId="4CF3B1B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9D55DC" w14:textId="77777777" w:rsidR="002B224C" w:rsidRPr="00B77388" w:rsidRDefault="002B224C" w:rsidP="00DA4868">
            <w:pPr>
              <w:rPr>
                <w:sz w:val="6"/>
                <w:szCs w:val="6"/>
              </w:rPr>
            </w:pPr>
          </w:p>
        </w:tc>
      </w:tr>
      <w:tr w:rsidR="002B224C" w14:paraId="5FD927E4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2B224C" w14:paraId="0724AE93" w14:textId="77777777" w:rsidTr="00DA4868">
              <w:tc>
                <w:tcPr>
                  <w:tcW w:w="3438" w:type="dxa"/>
                </w:tcPr>
                <w:p w14:paraId="3BF57653" w14:textId="77777777" w:rsidR="002B224C" w:rsidRPr="00691105" w:rsidRDefault="002B224C" w:rsidP="00DA4868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52C91482" w14:textId="77777777" w:rsidR="002B224C" w:rsidRDefault="002B224C" w:rsidP="00DA4868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2B224C" w14:paraId="390A6B20" w14:textId="77777777" w:rsidTr="00DA4868">
              <w:tc>
                <w:tcPr>
                  <w:tcW w:w="3438" w:type="dxa"/>
                </w:tcPr>
                <w:p w14:paraId="2549EDBC" w14:textId="12E6A9D9" w:rsidR="002B224C" w:rsidRPr="00466E89" w:rsidRDefault="00466E89" w:rsidP="00DA4868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466E89">
                    <w:rPr>
                      <w:i/>
                      <w:iCs/>
                      <w:szCs w:val="20"/>
                    </w:rPr>
                    <w:t>Client not found</w:t>
                  </w:r>
                </w:p>
              </w:tc>
              <w:tc>
                <w:tcPr>
                  <w:tcW w:w="4987" w:type="dxa"/>
                </w:tcPr>
                <w:p w14:paraId="086ECC1F" w14:textId="77777777" w:rsidR="00466E89" w:rsidRDefault="00466E89" w:rsidP="00466E89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proofErr w:type="spellStart"/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proofErr w:type="spellEnd"/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404, </w:t>
                  </w:r>
                </w:p>
                <w:p w14:paraId="2031FED8" w14:textId="1D997FA4" w:rsidR="002B224C" w:rsidRDefault="00466E89" w:rsidP="00466E89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F544CE">
                    <w:rPr>
                      <w:szCs w:val="20"/>
                    </w:rPr>
                    <w:t xml:space="preserve">Client </w:t>
                  </w:r>
                  <w:r w:rsidRPr="00EC20C0">
                    <w:rPr>
                      <w:i/>
                      <w:iCs/>
                      <w:szCs w:val="20"/>
                    </w:rPr>
                    <w:t>{client_id}</w:t>
                  </w:r>
                  <w:r w:rsidRPr="00F544CE">
                    <w:rPr>
                      <w:szCs w:val="20"/>
                    </w:rPr>
                    <w:t xml:space="preserve"> not found!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5FBC8F7A" w14:textId="77777777" w:rsidR="002B224C" w:rsidRDefault="002B224C" w:rsidP="00DA4868"/>
        </w:tc>
      </w:tr>
    </w:tbl>
    <w:p w14:paraId="393CA26E" w14:textId="091DB298" w:rsidR="0050001C" w:rsidRDefault="0050001C" w:rsidP="0050001C">
      <w:pPr>
        <w:pStyle w:val="Ttulo2"/>
        <w:numPr>
          <w:ilvl w:val="1"/>
          <w:numId w:val="14"/>
        </w:numPr>
        <w:ind w:left="426" w:hanging="426"/>
      </w:pPr>
      <w:bookmarkStart w:id="23" w:name="_Toc136795664"/>
      <w:r w:rsidRPr="007C7EEB">
        <w:t>/</w:t>
      </w:r>
      <w:proofErr w:type="spellStart"/>
      <w:r w:rsidRPr="007C7EEB">
        <w:t>api</w:t>
      </w:r>
      <w:proofErr w:type="spellEnd"/>
      <w:r w:rsidRPr="007C7EEB">
        <w:t>/v1/</w:t>
      </w:r>
      <w:r>
        <w:t>clients</w:t>
      </w:r>
      <w:r w:rsidRPr="007C7EEB">
        <w:t>/</w:t>
      </w:r>
      <w:r w:rsidRPr="0020016B">
        <w:t>{</w:t>
      </w:r>
      <w:proofErr w:type="spellStart"/>
      <w:r>
        <w:rPr>
          <w:i/>
          <w:iCs/>
        </w:rPr>
        <w:t>client</w:t>
      </w:r>
      <w:r w:rsidRPr="0020016B">
        <w:rPr>
          <w:i/>
          <w:iCs/>
        </w:rPr>
        <w:t>_id</w:t>
      </w:r>
      <w:proofErr w:type="spellEnd"/>
      <w:r w:rsidRPr="0020016B">
        <w:t>}</w:t>
      </w:r>
      <w:r w:rsidR="00D828A0">
        <w:t xml:space="preserve"> (Client details)</w:t>
      </w:r>
      <w:bookmarkEnd w:id="23"/>
    </w:p>
    <w:p w14:paraId="66302861" w14:textId="767FFA6A" w:rsidR="0050001C" w:rsidRDefault="0050001C" w:rsidP="00654583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Details of the client </w:t>
      </w:r>
      <w:r>
        <w:rPr>
          <w:i/>
          <w:iCs/>
        </w:rPr>
        <w:t>client</w:t>
      </w:r>
      <w:r w:rsidRPr="0020016B">
        <w:rPr>
          <w:i/>
          <w:iCs/>
        </w:rPr>
        <w:t>_id</w:t>
      </w:r>
      <w:r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654583" w14:paraId="38380881" w14:textId="77777777" w:rsidTr="00F716C1">
        <w:tc>
          <w:tcPr>
            <w:tcW w:w="1706" w:type="dxa"/>
          </w:tcPr>
          <w:p w14:paraId="47AD398E" w14:textId="77777777" w:rsidR="00654583" w:rsidRPr="00EB4319" w:rsidRDefault="00654583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5B85D48D" w14:textId="1F64503A" w:rsidR="00654583" w:rsidRPr="00654583" w:rsidRDefault="00654583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654583" w14:paraId="48493076" w14:textId="77777777" w:rsidTr="00F716C1">
        <w:tc>
          <w:tcPr>
            <w:tcW w:w="1706" w:type="dxa"/>
          </w:tcPr>
          <w:p w14:paraId="58AB0A30" w14:textId="77777777" w:rsidR="00654583" w:rsidRPr="00EB4319" w:rsidRDefault="00654583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34B2BEA9" w14:textId="77777777" w:rsidR="00654583" w:rsidRPr="00EB4319" w:rsidRDefault="00654583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https://localhost/api/v1/clients/AR21TY</w:t>
            </w:r>
          </w:p>
        </w:tc>
      </w:tr>
      <w:tr w:rsidR="00654583" w14:paraId="000E8446" w14:textId="77777777" w:rsidTr="00F716C1">
        <w:tc>
          <w:tcPr>
            <w:tcW w:w="1706" w:type="dxa"/>
          </w:tcPr>
          <w:p w14:paraId="3AD4FB41" w14:textId="77777777" w:rsidR="00654583" w:rsidRPr="00405433" w:rsidRDefault="00654583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17B7C508" w14:textId="77777777" w:rsidR="00654583" w:rsidRPr="00405433" w:rsidRDefault="00654583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654583" w14:paraId="58C61107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47F52607" w14:textId="77777777" w:rsidR="00654583" w:rsidRPr="00E4440F" w:rsidRDefault="00654583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22C0C804" w14:textId="77777777" w:rsidR="00654583" w:rsidRPr="00EB4319" w:rsidRDefault="00654583" w:rsidP="00F716C1">
            <w:pPr>
              <w:rPr>
                <w:i/>
                <w:iCs/>
                <w:szCs w:val="20"/>
              </w:rPr>
            </w:pPr>
          </w:p>
        </w:tc>
      </w:tr>
      <w:tr w:rsidR="00654583" w14:paraId="1658704A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41880FA3" w14:textId="77777777" w:rsidR="00654583" w:rsidRPr="00405433" w:rsidRDefault="00654583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1BCCAEBE" w14:textId="77777777" w:rsidR="00654583" w:rsidRPr="00405433" w:rsidRDefault="00654583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654583" w14:paraId="28DA0BD5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59D88260" w14:textId="77777777" w:rsidR="00654583" w:rsidRPr="00405433" w:rsidRDefault="00654583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654583" w14:paraId="72053C49" w14:textId="77777777" w:rsidTr="00F716C1">
              <w:tc>
                <w:tcPr>
                  <w:tcW w:w="1308" w:type="dxa"/>
                </w:tcPr>
                <w:p w14:paraId="620E7F41" w14:textId="77777777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client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6134CD68" w14:textId="77777777" w:rsidR="00654583" w:rsidRDefault="00654583" w:rsidP="00F716C1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41B90518" w14:textId="77777777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</w:tbl>
          <w:p w14:paraId="4DE6C32A" w14:textId="77777777" w:rsidR="00654583" w:rsidRDefault="00654583" w:rsidP="00F716C1">
            <w:pPr>
              <w:rPr>
                <w:szCs w:val="20"/>
              </w:rPr>
            </w:pPr>
          </w:p>
        </w:tc>
      </w:tr>
      <w:tr w:rsidR="00654583" w14:paraId="7FDCC434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1FD936" w14:textId="77777777" w:rsidR="00654583" w:rsidRDefault="00654583" w:rsidP="00F716C1">
            <w:pPr>
              <w:rPr>
                <w:sz w:val="12"/>
                <w:szCs w:val="12"/>
              </w:rPr>
            </w:pPr>
          </w:p>
        </w:tc>
      </w:tr>
      <w:tr w:rsidR="00654583" w14:paraId="26BB5705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600C0E" w14:textId="77777777" w:rsidR="00654583" w:rsidRPr="00BA3C67" w:rsidRDefault="00654583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654583" w:rsidRPr="00A92AA3" w14:paraId="12981606" w14:textId="77777777" w:rsidTr="006545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3691C7F3" w14:textId="77777777" w:rsidR="00654583" w:rsidRPr="00A92AA3" w:rsidRDefault="00654583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654583" w14:paraId="03624F81" w14:textId="77777777" w:rsidTr="00F716C1">
              <w:tc>
                <w:tcPr>
                  <w:tcW w:w="1308" w:type="dxa"/>
                </w:tcPr>
                <w:p w14:paraId="11B09231" w14:textId="6923408D" w:rsidR="00654583" w:rsidRPr="00A92AA3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 w:rsidRPr="00062D4F">
                    <w:rPr>
                      <w:i/>
                      <w:iCs/>
                    </w:rPr>
                    <w:t>id</w:t>
                  </w:r>
                </w:p>
              </w:tc>
              <w:tc>
                <w:tcPr>
                  <w:tcW w:w="992" w:type="dxa"/>
                </w:tcPr>
                <w:p w14:paraId="3DE51E45" w14:textId="77777777" w:rsidR="00654583" w:rsidRPr="00666005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19C706F3" w14:textId="29D99E7F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  <w:tr w:rsidR="00654583" w14:paraId="585AD80D" w14:textId="77777777" w:rsidTr="00F716C1">
              <w:tc>
                <w:tcPr>
                  <w:tcW w:w="1308" w:type="dxa"/>
                </w:tcPr>
                <w:p w14:paraId="72915EF7" w14:textId="46D5F7FC" w:rsidR="00654583" w:rsidRPr="006D69C6" w:rsidRDefault="00654583" w:rsidP="00654583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culture</w:t>
                  </w:r>
                </w:p>
              </w:tc>
              <w:tc>
                <w:tcPr>
                  <w:tcW w:w="992" w:type="dxa"/>
                </w:tcPr>
                <w:p w14:paraId="4DF524B0" w14:textId="19975CA9" w:rsidR="00654583" w:rsidRPr="00666005" w:rsidRDefault="00654583" w:rsidP="00654583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508D50A0" w14:textId="5ECA7843" w:rsidR="00654583" w:rsidRDefault="00654583" w:rsidP="00654583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culture (language).</w:t>
                  </w:r>
                </w:p>
              </w:tc>
            </w:tr>
            <w:tr w:rsidR="00654583" w14:paraId="2C1BBE96" w14:textId="77777777" w:rsidTr="00F716C1">
              <w:tc>
                <w:tcPr>
                  <w:tcW w:w="1308" w:type="dxa"/>
                </w:tcPr>
                <w:p w14:paraId="6D90B651" w14:textId="77777777" w:rsidR="00654583" w:rsidRPr="006D69C6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6D69C6">
                    <w:rPr>
                      <w:i/>
                      <w:iCs/>
                      <w:szCs w:val="20"/>
                    </w:rPr>
                    <w:t>is_active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63AF32F1" w14:textId="77777777" w:rsidR="00654583" w:rsidRPr="00666005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>
                    <w:rPr>
                      <w:i/>
                      <w:iCs/>
                      <w:szCs w:val="20"/>
                    </w:rPr>
                    <w:t>boolean</w:t>
                  </w:r>
                  <w:proofErr w:type="spellEnd"/>
                </w:p>
              </w:tc>
              <w:tc>
                <w:tcPr>
                  <w:tcW w:w="4429" w:type="dxa"/>
                </w:tcPr>
                <w:p w14:paraId="53422895" w14:textId="77777777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Indicates if the client is active</w:t>
                  </w:r>
                  <w:r w:rsidRPr="00C4213F">
                    <w:rPr>
                      <w:szCs w:val="20"/>
                    </w:rPr>
                    <w:t>.</w:t>
                  </w:r>
                </w:p>
              </w:tc>
            </w:tr>
            <w:tr w:rsidR="00654583" w14:paraId="1181B2E6" w14:textId="77777777" w:rsidTr="00654583">
              <w:tc>
                <w:tcPr>
                  <w:tcW w:w="1308" w:type="dxa"/>
                </w:tcPr>
                <w:p w14:paraId="58BB08AE" w14:textId="6A9E7B24" w:rsidR="00654583" w:rsidRPr="006D69C6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062D4F">
                    <w:rPr>
                      <w:i/>
                      <w:iCs/>
                    </w:rPr>
                    <w:t>client_pkey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1A48D68D" w14:textId="7ED355CA" w:rsidR="00654583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429" w:type="dxa"/>
                </w:tcPr>
                <w:p w14:paraId="775BA2CE" w14:textId="13600E03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internal unique identifier.</w:t>
                  </w:r>
                </w:p>
              </w:tc>
            </w:tr>
            <w:tr w:rsidR="00654583" w14:paraId="657173E8" w14:textId="77777777" w:rsidTr="00654583">
              <w:tc>
                <w:tcPr>
                  <w:tcW w:w="1308" w:type="dxa"/>
                  <w:tcBorders>
                    <w:bottom w:val="single" w:sz="4" w:space="0" w:color="auto"/>
                  </w:tcBorders>
                </w:tcPr>
                <w:p w14:paraId="696E5F3E" w14:textId="77777777" w:rsidR="00654583" w:rsidRPr="00EE3C5F" w:rsidRDefault="00654583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</w:tcPr>
                <w:p w14:paraId="4A48C422" w14:textId="77777777" w:rsidR="00654583" w:rsidRPr="00EE3C5F" w:rsidRDefault="00654583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4429" w:type="dxa"/>
                  <w:tcBorders>
                    <w:bottom w:val="single" w:sz="4" w:space="0" w:color="auto"/>
                  </w:tcBorders>
                </w:tcPr>
                <w:p w14:paraId="64993ACB" w14:textId="77777777" w:rsidR="00654583" w:rsidRPr="00EE3C5F" w:rsidRDefault="00654583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654583" w14:paraId="7CC4CDAA" w14:textId="77777777" w:rsidTr="00AF71B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5DE5C343" w14:textId="77777777" w:rsidR="00654583" w:rsidRPr="00654583" w:rsidRDefault="00654583" w:rsidP="00654583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654583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654583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30ECD620" w14:textId="77777777" w:rsidR="00654583" w:rsidRPr="00654583" w:rsidRDefault="00654583" w:rsidP="00654583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654583">
                    <w:rPr>
                      <w:i/>
                      <w:iCs/>
                      <w:sz w:val="18"/>
                      <w:szCs w:val="18"/>
                    </w:rPr>
                    <w:t xml:space="preserve">    "id": "ZO52WE",</w:t>
                  </w:r>
                </w:p>
                <w:p w14:paraId="08DF4918" w14:textId="77777777" w:rsidR="00654583" w:rsidRPr="00654583" w:rsidRDefault="00654583" w:rsidP="00654583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654583">
                    <w:rPr>
                      <w:i/>
                      <w:iCs/>
                      <w:sz w:val="18"/>
                      <w:szCs w:val="18"/>
                    </w:rPr>
                    <w:t xml:space="preserve">    "culture": "us-US",</w:t>
                  </w:r>
                </w:p>
                <w:p w14:paraId="7903CB6C" w14:textId="77777777" w:rsidR="00654583" w:rsidRPr="00654583" w:rsidRDefault="00654583" w:rsidP="00654583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654583">
                    <w:rPr>
                      <w:i/>
                      <w:iCs/>
                      <w:sz w:val="18"/>
                      <w:szCs w:val="18"/>
                    </w:rPr>
                    <w:t xml:space="preserve">    "</w:t>
                  </w:r>
                  <w:proofErr w:type="spellStart"/>
                  <w:r w:rsidRPr="00654583">
                    <w:rPr>
                      <w:i/>
                      <w:iCs/>
                      <w:sz w:val="18"/>
                      <w:szCs w:val="18"/>
                    </w:rPr>
                    <w:t>is_active</w:t>
                  </w:r>
                  <w:proofErr w:type="spellEnd"/>
                  <w:r w:rsidRPr="00654583">
                    <w:rPr>
                      <w:i/>
                      <w:iCs/>
                      <w:sz w:val="18"/>
                      <w:szCs w:val="18"/>
                    </w:rPr>
                    <w:t>": true,</w:t>
                  </w:r>
                </w:p>
                <w:p w14:paraId="0CDC5C12" w14:textId="0E65DDA1" w:rsidR="00654583" w:rsidRPr="00654583" w:rsidRDefault="00654583" w:rsidP="00F716C1">
                  <w:pPr>
                    <w:rPr>
                      <w:i/>
                      <w:iCs/>
                    </w:rPr>
                  </w:pPr>
                  <w:r w:rsidRPr="00654583">
                    <w:rPr>
                      <w:i/>
                      <w:iCs/>
                      <w:sz w:val="18"/>
                      <w:szCs w:val="18"/>
                    </w:rPr>
                    <w:t xml:space="preserve">    "</w:t>
                  </w:r>
                  <w:proofErr w:type="spellStart"/>
                  <w:r w:rsidRPr="00654583">
                    <w:rPr>
                      <w:i/>
                      <w:iCs/>
                      <w:sz w:val="18"/>
                      <w:szCs w:val="18"/>
                    </w:rPr>
                    <w:t>client_pkey</w:t>
                  </w:r>
                  <w:proofErr w:type="spellEnd"/>
                  <w:r w:rsidRPr="00654583">
                    <w:rPr>
                      <w:i/>
                      <w:iCs/>
                      <w:sz w:val="18"/>
                      <w:szCs w:val="18"/>
                    </w:rPr>
                    <w:t>": 8</w:t>
                  </w:r>
                </w:p>
              </w:tc>
            </w:tr>
          </w:tbl>
          <w:p w14:paraId="3F6B4DE5" w14:textId="77777777" w:rsidR="00654583" w:rsidRPr="00A92AA3" w:rsidRDefault="00654583" w:rsidP="00F716C1">
            <w:pPr>
              <w:rPr>
                <w:i/>
                <w:iCs/>
                <w:szCs w:val="20"/>
              </w:rPr>
            </w:pPr>
          </w:p>
        </w:tc>
      </w:tr>
      <w:tr w:rsidR="00654583" w14:paraId="11B22A27" w14:textId="77777777" w:rsidTr="006545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061DCD" w14:textId="77777777" w:rsidR="00654583" w:rsidRPr="006329F0" w:rsidRDefault="00654583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654583" w14:paraId="0B0365BB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80A9EB" w14:textId="77777777" w:rsidR="00654583" w:rsidRPr="00B77388" w:rsidRDefault="00654583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654583" w14:paraId="05993B55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6263BE" w14:textId="77777777" w:rsidR="00654583" w:rsidRPr="00B77388" w:rsidRDefault="00654583" w:rsidP="00F716C1">
            <w:pPr>
              <w:rPr>
                <w:sz w:val="6"/>
                <w:szCs w:val="6"/>
              </w:rPr>
            </w:pPr>
          </w:p>
        </w:tc>
      </w:tr>
      <w:tr w:rsidR="00654583" w14:paraId="0F2460AD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654583" w14:paraId="71328D94" w14:textId="77777777" w:rsidTr="00F716C1">
              <w:tc>
                <w:tcPr>
                  <w:tcW w:w="3438" w:type="dxa"/>
                </w:tcPr>
                <w:p w14:paraId="6285CE0B" w14:textId="77777777" w:rsidR="00654583" w:rsidRPr="00691105" w:rsidRDefault="00654583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423E759B" w14:textId="77777777" w:rsidR="00654583" w:rsidRDefault="00654583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654583" w14:paraId="7D33CE57" w14:textId="77777777" w:rsidTr="00F716C1">
              <w:tc>
                <w:tcPr>
                  <w:tcW w:w="3438" w:type="dxa"/>
                </w:tcPr>
                <w:p w14:paraId="3B6E518A" w14:textId="41C03304" w:rsidR="00654583" w:rsidRPr="00466E89" w:rsidRDefault="00654583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466E89">
                    <w:rPr>
                      <w:i/>
                      <w:iCs/>
                      <w:szCs w:val="20"/>
                    </w:rPr>
                    <w:t>Client not found</w:t>
                  </w:r>
                </w:p>
              </w:tc>
              <w:tc>
                <w:tcPr>
                  <w:tcW w:w="4987" w:type="dxa"/>
                </w:tcPr>
                <w:p w14:paraId="123AEED5" w14:textId="77777777" w:rsidR="00654583" w:rsidRDefault="00654583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proofErr w:type="spellStart"/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proofErr w:type="spellEnd"/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404, </w:t>
                  </w:r>
                </w:p>
                <w:p w14:paraId="79E910BB" w14:textId="77777777" w:rsidR="00654583" w:rsidRDefault="00654583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F544CE">
                    <w:rPr>
                      <w:szCs w:val="20"/>
                    </w:rPr>
                    <w:t xml:space="preserve">Client </w:t>
                  </w:r>
                  <w:r w:rsidRPr="00EC20C0">
                    <w:rPr>
                      <w:i/>
                      <w:iCs/>
                      <w:szCs w:val="20"/>
                    </w:rPr>
                    <w:t>{client_id}</w:t>
                  </w:r>
                  <w:r w:rsidRPr="00F544CE">
                    <w:rPr>
                      <w:szCs w:val="20"/>
                    </w:rPr>
                    <w:t xml:space="preserve"> not found!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477FDBE9" w14:textId="77777777" w:rsidR="00654583" w:rsidRDefault="00654583" w:rsidP="00F716C1"/>
        </w:tc>
      </w:tr>
    </w:tbl>
    <w:p w14:paraId="75A12869" w14:textId="4C86CE5B" w:rsidR="006E4FC9" w:rsidRDefault="006E4FC9" w:rsidP="006E4FC9">
      <w:pPr>
        <w:pStyle w:val="Ttulo2"/>
        <w:numPr>
          <w:ilvl w:val="1"/>
          <w:numId w:val="14"/>
        </w:numPr>
        <w:ind w:left="426" w:hanging="426"/>
      </w:pPr>
      <w:bookmarkStart w:id="24" w:name="_Toc136795665"/>
      <w:r w:rsidRPr="007C7EEB">
        <w:t>/</w:t>
      </w:r>
      <w:proofErr w:type="spellStart"/>
      <w:r w:rsidRPr="007C7EEB">
        <w:t>api</w:t>
      </w:r>
      <w:proofErr w:type="spellEnd"/>
      <w:r w:rsidRPr="007C7EEB">
        <w:t>/v1/</w:t>
      </w:r>
      <w:r>
        <w:t>clients/</w:t>
      </w:r>
      <w:r w:rsidRPr="006E4FC9">
        <w:t>{</w:t>
      </w:r>
      <w:proofErr w:type="spellStart"/>
      <w:r w:rsidRPr="006E4FC9">
        <w:rPr>
          <w:i/>
          <w:iCs/>
        </w:rPr>
        <w:t>client_id</w:t>
      </w:r>
      <w:proofErr w:type="spellEnd"/>
      <w:r w:rsidRPr="006E4FC9">
        <w:t>}/models</w:t>
      </w:r>
      <w:bookmarkEnd w:id="24"/>
    </w:p>
    <w:p w14:paraId="42984851" w14:textId="1712AAAE" w:rsidR="006E4FC9" w:rsidRDefault="006E4FC9" w:rsidP="0088668E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List of models associated with the client </w:t>
      </w:r>
      <w:r w:rsidRPr="006E4FC9">
        <w:rPr>
          <w:i/>
          <w:iCs/>
        </w:rPr>
        <w:t>client_id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88668E" w14:paraId="203D83A2" w14:textId="77777777" w:rsidTr="00F716C1">
        <w:tc>
          <w:tcPr>
            <w:tcW w:w="1706" w:type="dxa"/>
          </w:tcPr>
          <w:p w14:paraId="790648DA" w14:textId="77777777" w:rsidR="0088668E" w:rsidRPr="00EB4319" w:rsidRDefault="0088668E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0125BFD8" w14:textId="77777777" w:rsidR="0088668E" w:rsidRPr="00654583" w:rsidRDefault="0088668E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88668E" w14:paraId="3E5A3855" w14:textId="77777777" w:rsidTr="00F716C1">
        <w:tc>
          <w:tcPr>
            <w:tcW w:w="1706" w:type="dxa"/>
          </w:tcPr>
          <w:p w14:paraId="72EFA03D" w14:textId="77777777" w:rsidR="0088668E" w:rsidRPr="00EB4319" w:rsidRDefault="0088668E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6DE326F3" w14:textId="26799A55" w:rsidR="0088668E" w:rsidRPr="00EB4319" w:rsidRDefault="0088668E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https://localhost/api/v1/clients/AR21TY</w:t>
            </w:r>
            <w:r>
              <w:rPr>
                <w:i/>
                <w:iCs/>
                <w:szCs w:val="20"/>
              </w:rPr>
              <w:t>/models</w:t>
            </w:r>
          </w:p>
        </w:tc>
      </w:tr>
      <w:tr w:rsidR="0088668E" w14:paraId="431F377D" w14:textId="77777777" w:rsidTr="00F716C1">
        <w:tc>
          <w:tcPr>
            <w:tcW w:w="1706" w:type="dxa"/>
          </w:tcPr>
          <w:p w14:paraId="262FD8B1" w14:textId="77777777" w:rsidR="0088668E" w:rsidRPr="00405433" w:rsidRDefault="0088668E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1498C08A" w14:textId="77777777" w:rsidR="0088668E" w:rsidRPr="00405433" w:rsidRDefault="0088668E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88668E" w14:paraId="3EAA3EDB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1FA08995" w14:textId="77777777" w:rsidR="0088668E" w:rsidRPr="00E4440F" w:rsidRDefault="0088668E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CCAE46E" w14:textId="77777777" w:rsidR="0088668E" w:rsidRPr="00EB4319" w:rsidRDefault="0088668E" w:rsidP="00F716C1">
            <w:pPr>
              <w:rPr>
                <w:i/>
                <w:iCs/>
                <w:szCs w:val="20"/>
              </w:rPr>
            </w:pPr>
          </w:p>
        </w:tc>
      </w:tr>
      <w:tr w:rsidR="0088668E" w14:paraId="2EE33D95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243A2ACE" w14:textId="77777777" w:rsidR="0088668E" w:rsidRPr="00405433" w:rsidRDefault="0088668E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6688F31B" w14:textId="77777777" w:rsidR="0088668E" w:rsidRPr="00405433" w:rsidRDefault="0088668E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88668E" w14:paraId="7A30B9A4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5EBE50BF" w14:textId="77777777" w:rsidR="0088668E" w:rsidRPr="00405433" w:rsidRDefault="0088668E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88668E" w14:paraId="0391438B" w14:textId="77777777" w:rsidTr="00F716C1">
              <w:tc>
                <w:tcPr>
                  <w:tcW w:w="1308" w:type="dxa"/>
                </w:tcPr>
                <w:p w14:paraId="462CA480" w14:textId="77777777" w:rsidR="0088668E" w:rsidRDefault="0088668E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client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39AF98AB" w14:textId="77777777" w:rsidR="0088668E" w:rsidRDefault="0088668E" w:rsidP="00F716C1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2080AD9E" w14:textId="77777777" w:rsidR="0088668E" w:rsidRDefault="0088668E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</w:tbl>
          <w:p w14:paraId="76D8E75C" w14:textId="77777777" w:rsidR="0088668E" w:rsidRDefault="0088668E" w:rsidP="00F716C1">
            <w:pPr>
              <w:rPr>
                <w:szCs w:val="20"/>
              </w:rPr>
            </w:pPr>
          </w:p>
        </w:tc>
      </w:tr>
      <w:tr w:rsidR="0088668E" w14:paraId="7B3FF4FC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4EC748" w14:textId="77777777" w:rsidR="0088668E" w:rsidRDefault="0088668E" w:rsidP="00F716C1">
            <w:pPr>
              <w:rPr>
                <w:sz w:val="12"/>
                <w:szCs w:val="12"/>
              </w:rPr>
            </w:pPr>
          </w:p>
        </w:tc>
      </w:tr>
      <w:tr w:rsidR="0088668E" w14:paraId="0FBB8D7F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A673F6" w14:textId="77777777" w:rsidR="0088668E" w:rsidRPr="00BA3C67" w:rsidRDefault="0088668E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88668E" w:rsidRPr="00A92AA3" w14:paraId="2FEA0040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92FEE8C" w14:textId="77777777" w:rsidR="0088668E" w:rsidRPr="00A92AA3" w:rsidRDefault="0088668E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2"/>
              <w:gridCol w:w="1494"/>
              <w:gridCol w:w="3953"/>
            </w:tblGrid>
            <w:tr w:rsidR="0088668E" w14:paraId="0D2208FD" w14:textId="77777777" w:rsidTr="0088668E">
              <w:tc>
                <w:tcPr>
                  <w:tcW w:w="1282" w:type="dxa"/>
                </w:tcPr>
                <w:p w14:paraId="2EDF272F" w14:textId="03CA4ABD" w:rsidR="0088668E" w:rsidRPr="00A92AA3" w:rsidRDefault="0088668E" w:rsidP="00F716C1">
                  <w:pPr>
                    <w:rPr>
                      <w:i/>
                      <w:iCs/>
                      <w:szCs w:val="20"/>
                    </w:rPr>
                  </w:pPr>
                  <w:r w:rsidRPr="006E4FC9">
                    <w:rPr>
                      <w:i/>
                      <w:iCs/>
                      <w:szCs w:val="20"/>
                    </w:rPr>
                    <w:t>models</w:t>
                  </w:r>
                </w:p>
              </w:tc>
              <w:tc>
                <w:tcPr>
                  <w:tcW w:w="1494" w:type="dxa"/>
                </w:tcPr>
                <w:p w14:paraId="41EF0400" w14:textId="7AB18DF9" w:rsidR="0088668E" w:rsidRPr="00666005" w:rsidRDefault="0088668E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3953" w:type="dxa"/>
                </w:tcPr>
                <w:p w14:paraId="1085D57E" w14:textId="10F48648" w:rsidR="0088668E" w:rsidRDefault="0088668E" w:rsidP="0088668E">
                  <w:pPr>
                    <w:spacing w:after="12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A list containing information about the </w:t>
                  </w:r>
                  <w:r w:rsidRPr="006E4FC9">
                    <w:rPr>
                      <w:i/>
                      <w:iCs/>
                      <w:szCs w:val="20"/>
                    </w:rPr>
                    <w:t>models</w:t>
                  </w:r>
                  <w:r>
                    <w:rPr>
                      <w:szCs w:val="20"/>
                    </w:rPr>
                    <w:t xml:space="preserve"> associated with a client. A </w:t>
                  </w:r>
                  <w:r>
                    <w:rPr>
                      <w:i/>
                      <w:iCs/>
                      <w:szCs w:val="20"/>
                    </w:rPr>
                    <w:t>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 w:rsidRPr="00FA43E7">
                    <w:rPr>
                      <w:szCs w:val="20"/>
                    </w:rPr>
                    <w:t xml:space="preserve"> has the following structure:</w:t>
                  </w:r>
                </w:p>
                <w:p w14:paraId="08D506E0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{</w:t>
                  </w:r>
                </w:p>
                <w:tbl>
                  <w:tblPr>
                    <w:tblStyle w:val="TabelacomGrelha"/>
                    <w:tblW w:w="0" w:type="auto"/>
                    <w:tblInd w:w="46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36"/>
                    <w:gridCol w:w="992"/>
                  </w:tblGrid>
                  <w:tr w:rsidR="0088668E" w:rsidRPr="0088668E" w14:paraId="678BF423" w14:textId="77777777" w:rsidTr="00F716C1">
                    <w:tc>
                      <w:tcPr>
                        <w:tcW w:w="1736" w:type="dxa"/>
                      </w:tcPr>
                      <w:p w14:paraId="6F75807C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id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09CF0F55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integer</w:t>
                        </w:r>
                      </w:p>
                    </w:tc>
                  </w:tr>
                  <w:tr w:rsidR="0088668E" w:rsidRPr="0088668E" w14:paraId="304EF1E0" w14:textId="77777777" w:rsidTr="00F716C1">
                    <w:tc>
                      <w:tcPr>
                        <w:tcW w:w="1736" w:type="dxa"/>
                      </w:tcPr>
                      <w:p w14:paraId="7F21CEC2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type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4F05E5D5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48F19EEF" w14:textId="77777777" w:rsidTr="00F716C1">
                    <w:tc>
                      <w:tcPr>
                        <w:tcW w:w="1736" w:type="dxa"/>
                      </w:tcPr>
                      <w:p w14:paraId="5FA1DB84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proofErr w:type="spellStart"/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model_name</w:t>
                        </w:r>
                        <w:proofErr w:type="spellEnd"/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5F6F392F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33FB0AC2" w14:textId="77777777" w:rsidTr="00F716C1">
                    <w:tc>
                      <w:tcPr>
                        <w:tcW w:w="1736" w:type="dxa"/>
                      </w:tcPr>
                      <w:p w14:paraId="786B0F03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proofErr w:type="spellStart"/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time_trained</w:t>
                        </w:r>
                        <w:proofErr w:type="spellEnd"/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3E2BDE46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3D797A72" w14:textId="77777777" w:rsidTr="00F716C1">
                    <w:tc>
                      <w:tcPr>
                        <w:tcW w:w="1736" w:type="dxa"/>
                      </w:tcPr>
                      <w:p w14:paraId="40D87A76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metrics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4BDECD5E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488DEFF0" w14:textId="77777777" w:rsidTr="00F716C1">
                    <w:tc>
                      <w:tcPr>
                        <w:tcW w:w="1736" w:type="dxa"/>
                      </w:tcPr>
                      <w:p w14:paraId="785B4572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forecast_period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6084250B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integer</w:t>
                        </w:r>
                      </w:p>
                    </w:tc>
                  </w:tr>
                  <w:tr w:rsidR="0088668E" w:rsidRPr="0088668E" w14:paraId="05E85D5A" w14:textId="77777777" w:rsidTr="00F716C1">
                    <w:tc>
                      <w:tcPr>
                        <w:tcW w:w="1736" w:type="dxa"/>
                      </w:tcPr>
                      <w:p w14:paraId="083A94F8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proofErr w:type="spellStart"/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train_params</w:t>
                        </w:r>
                        <w:proofErr w:type="spellEnd"/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4A71AC36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77926B4A" w14:textId="77777777" w:rsidTr="00F716C1">
                    <w:tc>
                      <w:tcPr>
                        <w:tcW w:w="1736" w:type="dxa"/>
                      </w:tcPr>
                      <w:p w14:paraId="3E51EEFB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lastRenderedPageBreak/>
                          <w:t>"</w:t>
                        </w:r>
                        <w:proofErr w:type="spellStart"/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html_report</w:t>
                        </w:r>
                        <w:proofErr w:type="spellEnd"/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6849F03E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</w:tbl>
                <w:p w14:paraId="09794A3F" w14:textId="77A3947B" w:rsidR="0088668E" w:rsidRPr="0088668E" w:rsidRDefault="0088668E" w:rsidP="00F716C1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 w:rsidR="0088668E" w14:paraId="48F886BA" w14:textId="77777777" w:rsidTr="0088668E">
              <w:tc>
                <w:tcPr>
                  <w:tcW w:w="1282" w:type="dxa"/>
                  <w:tcBorders>
                    <w:bottom w:val="single" w:sz="4" w:space="0" w:color="auto"/>
                  </w:tcBorders>
                </w:tcPr>
                <w:p w14:paraId="16B82DC1" w14:textId="77777777" w:rsidR="0088668E" w:rsidRPr="00EE3C5F" w:rsidRDefault="0088668E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1494" w:type="dxa"/>
                  <w:tcBorders>
                    <w:bottom w:val="single" w:sz="4" w:space="0" w:color="auto"/>
                  </w:tcBorders>
                </w:tcPr>
                <w:p w14:paraId="32BFF704" w14:textId="77777777" w:rsidR="0088668E" w:rsidRPr="00EE3C5F" w:rsidRDefault="0088668E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953" w:type="dxa"/>
                  <w:tcBorders>
                    <w:bottom w:val="single" w:sz="4" w:space="0" w:color="auto"/>
                  </w:tcBorders>
                </w:tcPr>
                <w:p w14:paraId="09742D3F" w14:textId="77777777" w:rsidR="0088668E" w:rsidRPr="00EE3C5F" w:rsidRDefault="0088668E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88668E" w14:paraId="707AF2E7" w14:textId="77777777" w:rsidTr="00F716C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01557A4C" w14:textId="77777777" w:rsidR="0088668E" w:rsidRPr="0088668E" w:rsidRDefault="0088668E" w:rsidP="00F716C1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88668E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88668E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203413C5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models</w:t>
                  </w:r>
                  <w:r w:rsidRPr="0088668E">
                    <w:rPr>
                      <w:sz w:val="18"/>
                      <w:szCs w:val="18"/>
                    </w:rPr>
                    <w:t>": [</w:t>
                  </w:r>
                </w:p>
                <w:p w14:paraId="08E7285D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{</w:t>
                  </w:r>
                </w:p>
                <w:p w14:paraId="27042951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88668E">
                    <w:rPr>
                      <w:sz w:val="18"/>
                      <w:szCs w:val="18"/>
                    </w:rPr>
                    <w:t>": 7,</w:t>
                  </w:r>
                </w:p>
                <w:p w14:paraId="65B1BE5F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type</w:t>
                  </w:r>
                  <w:r w:rsidRPr="0088668E">
                    <w:rPr>
                      <w:sz w:val="18"/>
                      <w:szCs w:val="18"/>
                    </w:rPr>
                    <w:t>": "MLPRegressor",</w:t>
                  </w:r>
                </w:p>
                <w:p w14:paraId="6EE13A52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88668E">
                    <w:rPr>
                      <w:i/>
                      <w:iCs/>
                      <w:sz w:val="18"/>
                      <w:szCs w:val="18"/>
                    </w:rPr>
                    <w:t>model_name</w:t>
                  </w:r>
                  <w:proofErr w:type="spellEnd"/>
                  <w:r w:rsidRPr="0088668E">
                    <w:rPr>
                      <w:sz w:val="18"/>
                      <w:szCs w:val="18"/>
                    </w:rPr>
                    <w:t>": "Sales Store A",</w:t>
                  </w:r>
                </w:p>
                <w:p w14:paraId="518746A3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88668E">
                    <w:rPr>
                      <w:i/>
                      <w:iCs/>
                      <w:sz w:val="18"/>
                      <w:szCs w:val="18"/>
                    </w:rPr>
                    <w:t>time_trained</w:t>
                  </w:r>
                  <w:proofErr w:type="spellEnd"/>
                  <w:r w:rsidRPr="0088668E">
                    <w:rPr>
                      <w:sz w:val="18"/>
                      <w:szCs w:val="18"/>
                    </w:rPr>
                    <w:t>": "2022-12-21T15:18:22",</w:t>
                  </w:r>
                </w:p>
                <w:p w14:paraId="4DADB5F4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metrics</w:t>
                  </w:r>
                  <w:r w:rsidRPr="0088668E">
                    <w:rPr>
                      <w:sz w:val="18"/>
                      <w:szCs w:val="18"/>
                    </w:rPr>
                    <w:t>": "rmse:9.75;mae:7.36;r2_score:0.96;",</w:t>
                  </w:r>
                </w:p>
                <w:p w14:paraId="1C2A2A35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forecast_period</w:t>
                  </w:r>
                  <w:r w:rsidRPr="0088668E">
                    <w:rPr>
                      <w:sz w:val="18"/>
                      <w:szCs w:val="18"/>
                    </w:rPr>
                    <w:t>": 720,</w:t>
                  </w:r>
                </w:p>
                <w:p w14:paraId="18A2018F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88668E">
                    <w:rPr>
                      <w:i/>
                      <w:iCs/>
                      <w:sz w:val="18"/>
                      <w:szCs w:val="18"/>
                    </w:rPr>
                    <w:t>train_params</w:t>
                  </w:r>
                  <w:proofErr w:type="spellEnd"/>
                  <w:r w:rsidRPr="0088668E">
                    <w:rPr>
                      <w:sz w:val="18"/>
                      <w:szCs w:val="18"/>
                    </w:rPr>
                    <w:t>": "max_number_iterations:10;",</w:t>
                  </w:r>
                </w:p>
                <w:p w14:paraId="1A22774F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88668E">
                    <w:rPr>
                      <w:i/>
                      <w:iCs/>
                      <w:sz w:val="18"/>
                      <w:szCs w:val="18"/>
                    </w:rPr>
                    <w:t>html_report</w:t>
                  </w:r>
                  <w:proofErr w:type="spellEnd"/>
                  <w:r w:rsidRPr="0088668E">
                    <w:rPr>
                      <w:sz w:val="18"/>
                      <w:szCs w:val="18"/>
                    </w:rPr>
                    <w:t>": "&lt;div&gt;…&lt;/div&gt;"</w:t>
                  </w:r>
                </w:p>
                <w:p w14:paraId="3747D98E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},</w:t>
                  </w:r>
                </w:p>
                <w:p w14:paraId="5A71FDD7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{</w:t>
                  </w:r>
                </w:p>
                <w:p w14:paraId="62241877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88668E">
                    <w:rPr>
                      <w:sz w:val="18"/>
                      <w:szCs w:val="18"/>
                    </w:rPr>
                    <w:t>": 20,</w:t>
                  </w:r>
                </w:p>
                <w:p w14:paraId="1DCB74A2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type</w:t>
                  </w:r>
                  <w:r w:rsidRPr="0088668E">
                    <w:rPr>
                      <w:sz w:val="18"/>
                      <w:szCs w:val="18"/>
                    </w:rPr>
                    <w:t>": "HistGradientBoostingRegressor",</w:t>
                  </w:r>
                </w:p>
                <w:p w14:paraId="214637CE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88668E">
                    <w:rPr>
                      <w:i/>
                      <w:iCs/>
                      <w:sz w:val="18"/>
                      <w:szCs w:val="18"/>
                    </w:rPr>
                    <w:t>model_name</w:t>
                  </w:r>
                  <w:proofErr w:type="spellEnd"/>
                  <w:r w:rsidRPr="0088668E">
                    <w:rPr>
                      <w:sz w:val="18"/>
                      <w:szCs w:val="18"/>
                    </w:rPr>
                    <w:t>": "Schedules Store B",</w:t>
                  </w:r>
                </w:p>
                <w:p w14:paraId="1DD7A238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88668E">
                    <w:rPr>
                      <w:i/>
                      <w:iCs/>
                      <w:sz w:val="18"/>
                      <w:szCs w:val="18"/>
                    </w:rPr>
                    <w:t>time_trained</w:t>
                  </w:r>
                  <w:proofErr w:type="spellEnd"/>
                  <w:r w:rsidRPr="0088668E">
                    <w:rPr>
                      <w:sz w:val="18"/>
                      <w:szCs w:val="18"/>
                    </w:rPr>
                    <w:t>": "2022-12-25T00:58:28",</w:t>
                  </w:r>
                </w:p>
                <w:p w14:paraId="747703A6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metrics</w:t>
                  </w:r>
                  <w:r w:rsidRPr="0088668E">
                    <w:rPr>
                      <w:sz w:val="18"/>
                      <w:szCs w:val="18"/>
                    </w:rPr>
                    <w:t>": "rmse:11.05;mae:5.00;r2_score:0.95;",</w:t>
                  </w:r>
                </w:p>
                <w:p w14:paraId="14D3F82F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forecast_period</w:t>
                  </w:r>
                  <w:r w:rsidRPr="0088668E">
                    <w:rPr>
                      <w:sz w:val="18"/>
                      <w:szCs w:val="18"/>
                    </w:rPr>
                    <w:t>": 720,</w:t>
                  </w:r>
                </w:p>
                <w:p w14:paraId="22E4E6BD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88668E">
                    <w:rPr>
                      <w:i/>
                      <w:iCs/>
                      <w:sz w:val="18"/>
                      <w:szCs w:val="18"/>
                    </w:rPr>
                    <w:t>train_params</w:t>
                  </w:r>
                  <w:proofErr w:type="spellEnd"/>
                  <w:r w:rsidRPr="0088668E">
                    <w:rPr>
                      <w:sz w:val="18"/>
                      <w:szCs w:val="18"/>
                    </w:rPr>
                    <w:t>": "",</w:t>
                  </w:r>
                </w:p>
                <w:p w14:paraId="427494F6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88668E">
                    <w:rPr>
                      <w:i/>
                      <w:iCs/>
                      <w:sz w:val="18"/>
                      <w:szCs w:val="18"/>
                    </w:rPr>
                    <w:t>html_report</w:t>
                  </w:r>
                  <w:proofErr w:type="spellEnd"/>
                  <w:r w:rsidRPr="0088668E">
                    <w:rPr>
                      <w:sz w:val="18"/>
                      <w:szCs w:val="18"/>
                    </w:rPr>
                    <w:t>": "&lt;div&gt;…&lt;/div&gt;"</w:t>
                  </w:r>
                </w:p>
                <w:p w14:paraId="0D8372F8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}</w:t>
                  </w:r>
                </w:p>
                <w:p w14:paraId="1554C7A0" w14:textId="6371E06D" w:rsidR="0088668E" w:rsidRPr="0088668E" w:rsidRDefault="0088668E" w:rsidP="00F716C1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]</w:t>
                  </w:r>
                </w:p>
              </w:tc>
            </w:tr>
          </w:tbl>
          <w:p w14:paraId="37C58772" w14:textId="77777777" w:rsidR="0088668E" w:rsidRPr="00A92AA3" w:rsidRDefault="0088668E" w:rsidP="00F716C1">
            <w:pPr>
              <w:rPr>
                <w:i/>
                <w:iCs/>
                <w:szCs w:val="20"/>
              </w:rPr>
            </w:pPr>
          </w:p>
        </w:tc>
      </w:tr>
      <w:tr w:rsidR="0088668E" w14:paraId="23CC1E2A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1856F0" w14:textId="77777777" w:rsidR="0088668E" w:rsidRPr="006329F0" w:rsidRDefault="0088668E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88668E" w14:paraId="74ED1248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ADF717" w14:textId="77777777" w:rsidR="0088668E" w:rsidRPr="00B77388" w:rsidRDefault="0088668E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88668E" w14:paraId="3B42551A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E347B2" w14:textId="77777777" w:rsidR="0088668E" w:rsidRPr="00B77388" w:rsidRDefault="0088668E" w:rsidP="00F716C1">
            <w:pPr>
              <w:rPr>
                <w:sz w:val="6"/>
                <w:szCs w:val="6"/>
              </w:rPr>
            </w:pPr>
          </w:p>
        </w:tc>
      </w:tr>
      <w:tr w:rsidR="0088668E" w14:paraId="0FC71FD8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88668E" w14:paraId="25C7A4EE" w14:textId="77777777" w:rsidTr="00F716C1">
              <w:tc>
                <w:tcPr>
                  <w:tcW w:w="3438" w:type="dxa"/>
                </w:tcPr>
                <w:p w14:paraId="7AC78D53" w14:textId="77777777" w:rsidR="0088668E" w:rsidRPr="00691105" w:rsidRDefault="0088668E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5485A2E9" w14:textId="77777777" w:rsidR="0088668E" w:rsidRDefault="0088668E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88668E" w14:paraId="309BCF8A" w14:textId="77777777" w:rsidTr="00F716C1">
              <w:tc>
                <w:tcPr>
                  <w:tcW w:w="3438" w:type="dxa"/>
                </w:tcPr>
                <w:p w14:paraId="770F0198" w14:textId="232E7313" w:rsidR="0088668E" w:rsidRPr="00466E89" w:rsidRDefault="0088668E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466E89">
                    <w:rPr>
                      <w:i/>
                      <w:iCs/>
                      <w:szCs w:val="20"/>
                    </w:rPr>
                    <w:t>Client not found</w:t>
                  </w:r>
                </w:p>
              </w:tc>
              <w:tc>
                <w:tcPr>
                  <w:tcW w:w="4987" w:type="dxa"/>
                </w:tcPr>
                <w:p w14:paraId="15BD1AD5" w14:textId="77777777" w:rsidR="0088668E" w:rsidRDefault="0088668E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proofErr w:type="spellStart"/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proofErr w:type="spellEnd"/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404, </w:t>
                  </w:r>
                </w:p>
                <w:p w14:paraId="12BB258A" w14:textId="77777777" w:rsidR="0088668E" w:rsidRDefault="0088668E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F544CE">
                    <w:rPr>
                      <w:szCs w:val="20"/>
                    </w:rPr>
                    <w:t xml:space="preserve">Client </w:t>
                  </w:r>
                  <w:r w:rsidRPr="00EC20C0">
                    <w:rPr>
                      <w:i/>
                      <w:iCs/>
                      <w:szCs w:val="20"/>
                    </w:rPr>
                    <w:t>{client_id}</w:t>
                  </w:r>
                  <w:r w:rsidRPr="00F544CE">
                    <w:rPr>
                      <w:szCs w:val="20"/>
                    </w:rPr>
                    <w:t xml:space="preserve"> not found!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6475A1A5" w14:textId="77777777" w:rsidR="0088668E" w:rsidRDefault="0088668E" w:rsidP="00F716C1"/>
        </w:tc>
      </w:tr>
    </w:tbl>
    <w:p w14:paraId="7FD77ACD" w14:textId="17BFA705" w:rsidR="000D0DD6" w:rsidRDefault="000D0DD6" w:rsidP="000D0DD6">
      <w:pPr>
        <w:pStyle w:val="Ttulo2"/>
        <w:numPr>
          <w:ilvl w:val="1"/>
          <w:numId w:val="14"/>
        </w:numPr>
        <w:ind w:left="426" w:hanging="426"/>
      </w:pPr>
      <w:bookmarkStart w:id="25" w:name="_Toc136795666"/>
      <w:r w:rsidRPr="007C7EEB">
        <w:t>/</w:t>
      </w:r>
      <w:proofErr w:type="spellStart"/>
      <w:r w:rsidRPr="007C7EEB">
        <w:t>api</w:t>
      </w:r>
      <w:proofErr w:type="spellEnd"/>
      <w:r w:rsidRPr="007C7EEB">
        <w:t>/v1/</w:t>
      </w:r>
      <w:r>
        <w:t>clients/</w:t>
      </w:r>
      <w:r w:rsidRPr="006E4FC9">
        <w:t>{</w:t>
      </w:r>
      <w:proofErr w:type="spellStart"/>
      <w:r w:rsidRPr="006E4FC9">
        <w:rPr>
          <w:i/>
          <w:iCs/>
        </w:rPr>
        <w:t>client_id</w:t>
      </w:r>
      <w:proofErr w:type="spellEnd"/>
      <w:r w:rsidRPr="006E4FC9">
        <w:t>}/</w:t>
      </w:r>
      <w:r>
        <w:t>task</w:t>
      </w:r>
      <w:r w:rsidRPr="006E4FC9">
        <w:t>s</w:t>
      </w:r>
      <w:bookmarkEnd w:id="25"/>
    </w:p>
    <w:p w14:paraId="088F04D6" w14:textId="5247E5BB" w:rsidR="000D0DD6" w:rsidRDefault="000D0DD6" w:rsidP="00987A8F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List of training tasks </w:t>
      </w:r>
      <w:r w:rsidR="00FC7D2D">
        <w:rPr>
          <w:szCs w:val="20"/>
        </w:rPr>
        <w:t>requested by</w:t>
      </w:r>
      <w:r>
        <w:rPr>
          <w:szCs w:val="20"/>
        </w:rPr>
        <w:t xml:space="preserve"> client </w:t>
      </w:r>
      <w:r w:rsidRPr="006E4FC9">
        <w:rPr>
          <w:i/>
          <w:iCs/>
        </w:rPr>
        <w:t>client_id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987A8F" w14:paraId="74D8B286" w14:textId="77777777" w:rsidTr="00F716C1">
        <w:tc>
          <w:tcPr>
            <w:tcW w:w="1706" w:type="dxa"/>
          </w:tcPr>
          <w:p w14:paraId="14AF8173" w14:textId="77777777" w:rsidR="00987A8F" w:rsidRPr="00EB4319" w:rsidRDefault="00987A8F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2C05C80F" w14:textId="77777777" w:rsidR="00987A8F" w:rsidRPr="00654583" w:rsidRDefault="00987A8F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987A8F" w14:paraId="33B1F9F9" w14:textId="77777777" w:rsidTr="00F716C1">
        <w:tc>
          <w:tcPr>
            <w:tcW w:w="1706" w:type="dxa"/>
          </w:tcPr>
          <w:p w14:paraId="3845BF08" w14:textId="77777777" w:rsidR="00987A8F" w:rsidRPr="00EB4319" w:rsidRDefault="00987A8F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66BE7596" w14:textId="70BD72FB" w:rsidR="00987A8F" w:rsidRPr="00EB4319" w:rsidRDefault="00987A8F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https://localhost/api/v1/clients/AR21TY</w:t>
            </w:r>
            <w:r>
              <w:rPr>
                <w:i/>
                <w:iCs/>
                <w:szCs w:val="20"/>
              </w:rPr>
              <w:t>/tasks</w:t>
            </w:r>
          </w:p>
        </w:tc>
      </w:tr>
      <w:tr w:rsidR="00987A8F" w14:paraId="65250169" w14:textId="77777777" w:rsidTr="00F716C1">
        <w:tc>
          <w:tcPr>
            <w:tcW w:w="1706" w:type="dxa"/>
          </w:tcPr>
          <w:p w14:paraId="4DCF904F" w14:textId="77777777" w:rsidR="00987A8F" w:rsidRPr="00405433" w:rsidRDefault="00987A8F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2EE01226" w14:textId="77777777" w:rsidR="00987A8F" w:rsidRPr="00405433" w:rsidRDefault="00987A8F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987A8F" w14:paraId="6151F913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57B40F88" w14:textId="77777777" w:rsidR="00987A8F" w:rsidRPr="00E4440F" w:rsidRDefault="00987A8F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31C4ADF2" w14:textId="77777777" w:rsidR="00987A8F" w:rsidRPr="00EB4319" w:rsidRDefault="00987A8F" w:rsidP="00F716C1">
            <w:pPr>
              <w:rPr>
                <w:i/>
                <w:iCs/>
                <w:szCs w:val="20"/>
              </w:rPr>
            </w:pPr>
          </w:p>
        </w:tc>
      </w:tr>
      <w:tr w:rsidR="00987A8F" w14:paraId="18DE8BA8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20CD37C7" w14:textId="77777777" w:rsidR="00987A8F" w:rsidRPr="00405433" w:rsidRDefault="00987A8F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7BE19A04" w14:textId="77777777" w:rsidR="00987A8F" w:rsidRPr="00405433" w:rsidRDefault="00987A8F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987A8F" w14:paraId="485F3A7E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CA07DC8" w14:textId="77777777" w:rsidR="00987A8F" w:rsidRPr="00405433" w:rsidRDefault="00987A8F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987A8F" w14:paraId="6CC376E7" w14:textId="77777777" w:rsidTr="00F716C1">
              <w:tc>
                <w:tcPr>
                  <w:tcW w:w="1308" w:type="dxa"/>
                </w:tcPr>
                <w:p w14:paraId="24061BA7" w14:textId="77777777" w:rsidR="00987A8F" w:rsidRDefault="00987A8F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client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195F9FC6" w14:textId="77777777" w:rsidR="00987A8F" w:rsidRDefault="00987A8F" w:rsidP="00F716C1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04813B10" w14:textId="77777777" w:rsidR="00987A8F" w:rsidRDefault="00987A8F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</w:tbl>
          <w:p w14:paraId="21B56E8F" w14:textId="77777777" w:rsidR="00987A8F" w:rsidRDefault="00987A8F" w:rsidP="00F716C1">
            <w:pPr>
              <w:rPr>
                <w:szCs w:val="20"/>
              </w:rPr>
            </w:pPr>
          </w:p>
        </w:tc>
      </w:tr>
      <w:tr w:rsidR="00987A8F" w14:paraId="10D5FF4A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53C5C0" w14:textId="77777777" w:rsidR="00987A8F" w:rsidRDefault="00987A8F" w:rsidP="00F716C1">
            <w:pPr>
              <w:rPr>
                <w:sz w:val="12"/>
                <w:szCs w:val="12"/>
              </w:rPr>
            </w:pPr>
          </w:p>
        </w:tc>
      </w:tr>
      <w:tr w:rsidR="00987A8F" w14:paraId="728D0260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AF779F" w14:textId="77777777" w:rsidR="00987A8F" w:rsidRPr="00BA3C67" w:rsidRDefault="00987A8F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987A8F" w:rsidRPr="00A92AA3" w14:paraId="508F8651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6A10135" w14:textId="77777777" w:rsidR="00987A8F" w:rsidRPr="00A92AA3" w:rsidRDefault="00987A8F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2"/>
              <w:gridCol w:w="1494"/>
              <w:gridCol w:w="3953"/>
            </w:tblGrid>
            <w:tr w:rsidR="00987A8F" w14:paraId="6AA37309" w14:textId="77777777" w:rsidTr="00987A8F">
              <w:tc>
                <w:tcPr>
                  <w:tcW w:w="1282" w:type="dxa"/>
                </w:tcPr>
                <w:p w14:paraId="09B80A20" w14:textId="5D17A3FF" w:rsidR="00987A8F" w:rsidRPr="00A92AA3" w:rsidRDefault="00987A8F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tasks</w:t>
                  </w:r>
                </w:p>
              </w:tc>
              <w:tc>
                <w:tcPr>
                  <w:tcW w:w="1494" w:type="dxa"/>
                </w:tcPr>
                <w:p w14:paraId="7469261E" w14:textId="2E5073C0" w:rsidR="00987A8F" w:rsidRPr="00666005" w:rsidRDefault="00987A8F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3953" w:type="dxa"/>
                </w:tcPr>
                <w:p w14:paraId="3C36E0FB" w14:textId="77777777" w:rsidR="00987A8F" w:rsidRDefault="00987A8F" w:rsidP="00987A8F">
                  <w:pPr>
                    <w:spacing w:after="12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A list containing information about the training </w:t>
                  </w:r>
                  <w:r>
                    <w:rPr>
                      <w:i/>
                      <w:iCs/>
                      <w:szCs w:val="20"/>
                    </w:rPr>
                    <w:t>tasks</w:t>
                  </w:r>
                  <w:r>
                    <w:rPr>
                      <w:szCs w:val="20"/>
                    </w:rPr>
                    <w:t xml:space="preserve"> requested by the client. A </w:t>
                  </w:r>
                  <w:r>
                    <w:rPr>
                      <w:i/>
                      <w:iCs/>
                      <w:szCs w:val="20"/>
                    </w:rPr>
                    <w:t>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 w:rsidRPr="00FA43E7">
                    <w:rPr>
                      <w:szCs w:val="20"/>
                    </w:rPr>
                    <w:t xml:space="preserve"> has the following structure:</w:t>
                  </w:r>
                </w:p>
                <w:p w14:paraId="7C991C4D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{</w:t>
                  </w:r>
                </w:p>
                <w:tbl>
                  <w:tblPr>
                    <w:tblStyle w:val="TabelacomGrelha"/>
                    <w:tblW w:w="0" w:type="auto"/>
                    <w:tblInd w:w="46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36"/>
                    <w:gridCol w:w="992"/>
                  </w:tblGrid>
                  <w:tr w:rsidR="00987A8F" w:rsidRPr="00987A8F" w14:paraId="3FD017CC" w14:textId="77777777" w:rsidTr="00F716C1">
                    <w:tc>
                      <w:tcPr>
                        <w:tcW w:w="1736" w:type="dxa"/>
                      </w:tcPr>
                      <w:p w14:paraId="18DFB86D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id</w:t>
                        </w:r>
                        <w:r w:rsidRPr="00987A8F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59B2EA37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integer</w:t>
                        </w:r>
                      </w:p>
                    </w:tc>
                  </w:tr>
                  <w:tr w:rsidR="00987A8F" w:rsidRPr="00987A8F" w14:paraId="70735739" w14:textId="77777777" w:rsidTr="00F716C1">
                    <w:tc>
                      <w:tcPr>
                        <w:tcW w:w="1736" w:type="dxa"/>
                      </w:tcPr>
                      <w:p w14:paraId="2D2DC274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</w:t>
                        </w:r>
                        <w:proofErr w:type="spellStart"/>
                        <w:r w:rsidRPr="00987A8F">
                          <w:rPr>
                            <w:sz w:val="18"/>
                            <w:szCs w:val="18"/>
                          </w:rPr>
                          <w:t>time_created</w:t>
                        </w:r>
                        <w:proofErr w:type="spellEnd"/>
                        <w:r w:rsidRPr="00987A8F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4F89B1B5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987A8F" w:rsidRPr="00987A8F" w14:paraId="4309E995" w14:textId="77777777" w:rsidTr="00F716C1">
                    <w:tc>
                      <w:tcPr>
                        <w:tcW w:w="1736" w:type="dxa"/>
                      </w:tcPr>
                      <w:p w14:paraId="13E62A2F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</w:t>
                        </w:r>
                        <w:proofErr w:type="spellStart"/>
                        <w:r w:rsidRPr="00987A8F">
                          <w:rPr>
                            <w:sz w:val="18"/>
                            <w:szCs w:val="18"/>
                          </w:rPr>
                          <w:t>time_started</w:t>
                        </w:r>
                        <w:proofErr w:type="spellEnd"/>
                        <w:r w:rsidRPr="00987A8F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7FED05F1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987A8F" w:rsidRPr="00987A8F" w14:paraId="35F3E350" w14:textId="77777777" w:rsidTr="00F716C1">
                    <w:tc>
                      <w:tcPr>
                        <w:tcW w:w="1736" w:type="dxa"/>
                      </w:tcPr>
                      <w:p w14:paraId="6E52DCDB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</w:t>
                        </w:r>
                        <w:proofErr w:type="spellStart"/>
                        <w:r w:rsidRPr="00987A8F">
                          <w:rPr>
                            <w:sz w:val="18"/>
                            <w:szCs w:val="18"/>
                          </w:rPr>
                          <w:t>time_finished</w:t>
                        </w:r>
                        <w:proofErr w:type="spellEnd"/>
                        <w:r w:rsidRPr="00987A8F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7BEFB4B1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987A8F" w:rsidRPr="00987A8F" w14:paraId="7920EE8B" w14:textId="77777777" w:rsidTr="00F716C1">
                    <w:tc>
                      <w:tcPr>
                        <w:tcW w:w="1736" w:type="dxa"/>
                      </w:tcPr>
                      <w:p w14:paraId="68643506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</w:t>
                        </w:r>
                        <w:proofErr w:type="spellStart"/>
                        <w:r w:rsidRPr="00987A8F">
                          <w:rPr>
                            <w:sz w:val="18"/>
                            <w:szCs w:val="18"/>
                          </w:rPr>
                          <w:t>model_type</w:t>
                        </w:r>
                        <w:proofErr w:type="spellEnd"/>
                        <w:r w:rsidRPr="00987A8F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67531386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987A8F" w:rsidRPr="00987A8F" w14:paraId="60D0F2FF" w14:textId="77777777" w:rsidTr="00F716C1">
                    <w:tc>
                      <w:tcPr>
                        <w:tcW w:w="1736" w:type="dxa"/>
                      </w:tcPr>
                      <w:p w14:paraId="7F6C35CA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"state":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75588AC7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</w:tbl>
                <w:p w14:paraId="00E84B75" w14:textId="66A9E1A5" w:rsidR="00987A8F" w:rsidRDefault="00987A8F" w:rsidP="00F716C1">
                  <w:pPr>
                    <w:rPr>
                      <w:szCs w:val="20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 w:rsidR="00987A8F" w14:paraId="46F10C75" w14:textId="77777777" w:rsidTr="00987A8F">
              <w:tc>
                <w:tcPr>
                  <w:tcW w:w="1282" w:type="dxa"/>
                  <w:tcBorders>
                    <w:bottom w:val="single" w:sz="4" w:space="0" w:color="auto"/>
                  </w:tcBorders>
                </w:tcPr>
                <w:p w14:paraId="528AE72F" w14:textId="77777777" w:rsidR="00987A8F" w:rsidRPr="00EE3C5F" w:rsidRDefault="00987A8F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1494" w:type="dxa"/>
                  <w:tcBorders>
                    <w:bottom w:val="single" w:sz="4" w:space="0" w:color="auto"/>
                  </w:tcBorders>
                </w:tcPr>
                <w:p w14:paraId="35D3C9D8" w14:textId="77777777" w:rsidR="00987A8F" w:rsidRPr="00EE3C5F" w:rsidRDefault="00987A8F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953" w:type="dxa"/>
                  <w:tcBorders>
                    <w:bottom w:val="single" w:sz="4" w:space="0" w:color="auto"/>
                  </w:tcBorders>
                </w:tcPr>
                <w:p w14:paraId="18F34028" w14:textId="77777777" w:rsidR="00987A8F" w:rsidRPr="00EE3C5F" w:rsidRDefault="00987A8F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987A8F" w14:paraId="68A340F6" w14:textId="77777777" w:rsidTr="00F716C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2877BAC0" w14:textId="77777777" w:rsidR="00987A8F" w:rsidRPr="00654583" w:rsidRDefault="00987A8F" w:rsidP="00F716C1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654583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654583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644C3AB3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"tasks":[</w:t>
                  </w:r>
                </w:p>
                <w:p w14:paraId="5B74C070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{</w:t>
                  </w:r>
                </w:p>
                <w:p w14:paraId="2907799B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987A8F">
                    <w:rPr>
                      <w:sz w:val="18"/>
                      <w:szCs w:val="18"/>
                    </w:rPr>
                    <w:t>": 7,</w:t>
                  </w:r>
                </w:p>
                <w:p w14:paraId="1ED0FEE3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987A8F">
                    <w:rPr>
                      <w:i/>
                      <w:iCs/>
                      <w:sz w:val="18"/>
                      <w:szCs w:val="18"/>
                    </w:rPr>
                    <w:t>time_created</w:t>
                  </w:r>
                  <w:proofErr w:type="spellEnd"/>
                  <w:r w:rsidRPr="00987A8F">
                    <w:rPr>
                      <w:sz w:val="18"/>
                      <w:szCs w:val="18"/>
                    </w:rPr>
                    <w:t>": "2022-12-21T15:17:59",</w:t>
                  </w:r>
                </w:p>
                <w:p w14:paraId="52CEFA31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987A8F">
                    <w:rPr>
                      <w:i/>
                      <w:iCs/>
                      <w:sz w:val="18"/>
                      <w:szCs w:val="18"/>
                    </w:rPr>
                    <w:t>time_started</w:t>
                  </w:r>
                  <w:proofErr w:type="spellEnd"/>
                  <w:r w:rsidRPr="00987A8F">
                    <w:rPr>
                      <w:sz w:val="18"/>
                      <w:szCs w:val="18"/>
                    </w:rPr>
                    <w:t>": "2022-12-21T15:17:59",</w:t>
                  </w:r>
                </w:p>
                <w:p w14:paraId="69611EB0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987A8F">
                    <w:rPr>
                      <w:i/>
                      <w:iCs/>
                      <w:sz w:val="18"/>
                      <w:szCs w:val="18"/>
                    </w:rPr>
                    <w:t>time_finished</w:t>
                  </w:r>
                  <w:proofErr w:type="spellEnd"/>
                  <w:r w:rsidRPr="00987A8F">
                    <w:rPr>
                      <w:sz w:val="18"/>
                      <w:szCs w:val="18"/>
                    </w:rPr>
                    <w:t>": "2022-12-21T15:18:22",</w:t>
                  </w:r>
                </w:p>
                <w:p w14:paraId="4DE32D90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987A8F">
                    <w:rPr>
                      <w:i/>
                      <w:iCs/>
                      <w:sz w:val="18"/>
                      <w:szCs w:val="18"/>
                    </w:rPr>
                    <w:t>model_type</w:t>
                  </w:r>
                  <w:proofErr w:type="spellEnd"/>
                  <w:r w:rsidRPr="00987A8F">
                    <w:rPr>
                      <w:sz w:val="18"/>
                      <w:szCs w:val="18"/>
                    </w:rPr>
                    <w:t>": "</w:t>
                  </w:r>
                  <w:proofErr w:type="spellStart"/>
                  <w:r w:rsidRPr="00987A8F">
                    <w:rPr>
                      <w:sz w:val="18"/>
                      <w:szCs w:val="18"/>
                    </w:rPr>
                    <w:t>MLPRegressor</w:t>
                  </w:r>
                  <w:proofErr w:type="spellEnd"/>
                  <w:r w:rsidRPr="00987A8F">
                    <w:rPr>
                      <w:sz w:val="18"/>
                      <w:szCs w:val="18"/>
                    </w:rPr>
                    <w:t>",</w:t>
                  </w:r>
                </w:p>
                <w:p w14:paraId="1F57CF2C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state</w:t>
                  </w:r>
                  <w:r w:rsidRPr="00987A8F">
                    <w:rPr>
                      <w:sz w:val="18"/>
                      <w:szCs w:val="18"/>
                    </w:rPr>
                    <w:t>": "</w:t>
                  </w:r>
                  <w:proofErr w:type="gramStart"/>
                  <w:r w:rsidRPr="00987A8F">
                    <w:rPr>
                      <w:sz w:val="18"/>
                      <w:szCs w:val="18"/>
                    </w:rPr>
                    <w:t>Finished"</w:t>
                  </w:r>
                  <w:proofErr w:type="gramEnd"/>
                </w:p>
                <w:p w14:paraId="06B38701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lastRenderedPageBreak/>
                    <w:t xml:space="preserve">        },</w:t>
                  </w:r>
                </w:p>
                <w:p w14:paraId="304EF7CC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{</w:t>
                  </w:r>
                </w:p>
                <w:p w14:paraId="60851D0E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987A8F">
                    <w:rPr>
                      <w:sz w:val="18"/>
                      <w:szCs w:val="18"/>
                    </w:rPr>
                    <w:t>": 12,</w:t>
                  </w:r>
                </w:p>
                <w:p w14:paraId="6DB89B05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987A8F">
                    <w:rPr>
                      <w:i/>
                      <w:iCs/>
                      <w:sz w:val="18"/>
                      <w:szCs w:val="18"/>
                    </w:rPr>
                    <w:t>time_created</w:t>
                  </w:r>
                  <w:proofErr w:type="spellEnd"/>
                  <w:r w:rsidRPr="00987A8F">
                    <w:rPr>
                      <w:sz w:val="18"/>
                      <w:szCs w:val="18"/>
                    </w:rPr>
                    <w:t>": "2022-12-23T16:39:26",</w:t>
                  </w:r>
                </w:p>
                <w:p w14:paraId="5E1FEF19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987A8F">
                    <w:rPr>
                      <w:i/>
                      <w:iCs/>
                      <w:sz w:val="18"/>
                      <w:szCs w:val="18"/>
                    </w:rPr>
                    <w:t>time_started</w:t>
                  </w:r>
                  <w:proofErr w:type="spellEnd"/>
                  <w:r w:rsidRPr="00987A8F">
                    <w:rPr>
                      <w:sz w:val="18"/>
                      <w:szCs w:val="18"/>
                    </w:rPr>
                    <w:t>": "2022-12-23T16:39:26",</w:t>
                  </w:r>
                </w:p>
                <w:p w14:paraId="0A247BA9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987A8F">
                    <w:rPr>
                      <w:i/>
                      <w:iCs/>
                      <w:sz w:val="18"/>
                      <w:szCs w:val="18"/>
                    </w:rPr>
                    <w:t>time_finished</w:t>
                  </w:r>
                  <w:proofErr w:type="spellEnd"/>
                  <w:r w:rsidRPr="00987A8F">
                    <w:rPr>
                      <w:sz w:val="18"/>
                      <w:szCs w:val="18"/>
                    </w:rPr>
                    <w:t>": null,</w:t>
                  </w:r>
                </w:p>
                <w:p w14:paraId="34A8B340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proofErr w:type="spellStart"/>
                  <w:r w:rsidRPr="00987A8F">
                    <w:rPr>
                      <w:i/>
                      <w:iCs/>
                      <w:sz w:val="18"/>
                      <w:szCs w:val="18"/>
                    </w:rPr>
                    <w:t>model_type</w:t>
                  </w:r>
                  <w:proofErr w:type="spellEnd"/>
                  <w:r w:rsidRPr="00987A8F">
                    <w:rPr>
                      <w:sz w:val="18"/>
                      <w:szCs w:val="18"/>
                    </w:rPr>
                    <w:t>": "</w:t>
                  </w:r>
                  <w:proofErr w:type="spellStart"/>
                  <w:r w:rsidRPr="00987A8F">
                    <w:rPr>
                      <w:sz w:val="18"/>
                      <w:szCs w:val="18"/>
                    </w:rPr>
                    <w:t>MLPRegressor</w:t>
                  </w:r>
                  <w:proofErr w:type="spellEnd"/>
                  <w:r w:rsidRPr="00987A8F">
                    <w:rPr>
                      <w:sz w:val="18"/>
                      <w:szCs w:val="18"/>
                    </w:rPr>
                    <w:t>",</w:t>
                  </w:r>
                </w:p>
                <w:p w14:paraId="46F16236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state</w:t>
                  </w:r>
                  <w:r w:rsidRPr="00987A8F">
                    <w:rPr>
                      <w:sz w:val="18"/>
                      <w:szCs w:val="18"/>
                    </w:rPr>
                    <w:t>": "Error"</w:t>
                  </w:r>
                </w:p>
                <w:p w14:paraId="355181CB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}</w:t>
                  </w:r>
                </w:p>
                <w:p w14:paraId="5083BAD4" w14:textId="2AA010D8" w:rsidR="00987A8F" w:rsidRPr="00987A8F" w:rsidRDefault="00987A8F" w:rsidP="00F716C1">
                  <w:pPr>
                    <w:rPr>
                      <w:szCs w:val="20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]</w:t>
                  </w:r>
                </w:p>
              </w:tc>
            </w:tr>
          </w:tbl>
          <w:p w14:paraId="5A00176D" w14:textId="77777777" w:rsidR="00987A8F" w:rsidRPr="00A92AA3" w:rsidRDefault="00987A8F" w:rsidP="00F716C1">
            <w:pPr>
              <w:rPr>
                <w:i/>
                <w:iCs/>
                <w:szCs w:val="20"/>
              </w:rPr>
            </w:pPr>
          </w:p>
        </w:tc>
      </w:tr>
      <w:tr w:rsidR="00987A8F" w14:paraId="582C2ED3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20A379" w14:textId="77777777" w:rsidR="00987A8F" w:rsidRPr="006329F0" w:rsidRDefault="00987A8F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987A8F" w14:paraId="3FA91ED7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0D34A3" w14:textId="77777777" w:rsidR="00987A8F" w:rsidRPr="00B77388" w:rsidRDefault="00987A8F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987A8F" w14:paraId="650D44B0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0FED6" w14:textId="77777777" w:rsidR="00987A8F" w:rsidRPr="00B77388" w:rsidRDefault="00987A8F" w:rsidP="00F716C1">
            <w:pPr>
              <w:rPr>
                <w:sz w:val="6"/>
                <w:szCs w:val="6"/>
              </w:rPr>
            </w:pPr>
          </w:p>
        </w:tc>
      </w:tr>
      <w:tr w:rsidR="00987A8F" w14:paraId="1463FFDD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987A8F" w14:paraId="40FE7F37" w14:textId="77777777" w:rsidTr="00F716C1">
              <w:tc>
                <w:tcPr>
                  <w:tcW w:w="3438" w:type="dxa"/>
                </w:tcPr>
                <w:p w14:paraId="4910F1D3" w14:textId="77777777" w:rsidR="00987A8F" w:rsidRPr="00691105" w:rsidRDefault="00987A8F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2A19F5FC" w14:textId="77777777" w:rsidR="00987A8F" w:rsidRDefault="00987A8F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987A8F" w14:paraId="227258E5" w14:textId="77777777" w:rsidTr="00F716C1">
              <w:tc>
                <w:tcPr>
                  <w:tcW w:w="3438" w:type="dxa"/>
                </w:tcPr>
                <w:p w14:paraId="7E63436F" w14:textId="2D908615" w:rsidR="00987A8F" w:rsidRPr="00466E89" w:rsidRDefault="00987A8F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466E89">
                    <w:rPr>
                      <w:i/>
                      <w:iCs/>
                      <w:szCs w:val="20"/>
                    </w:rPr>
                    <w:t>Client not found</w:t>
                  </w:r>
                </w:p>
              </w:tc>
              <w:tc>
                <w:tcPr>
                  <w:tcW w:w="4987" w:type="dxa"/>
                </w:tcPr>
                <w:p w14:paraId="411EED17" w14:textId="77777777" w:rsidR="00987A8F" w:rsidRDefault="00987A8F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proofErr w:type="spellStart"/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proofErr w:type="spellEnd"/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404, </w:t>
                  </w:r>
                </w:p>
                <w:p w14:paraId="5A7A5742" w14:textId="77777777" w:rsidR="00987A8F" w:rsidRDefault="00987A8F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F544CE">
                    <w:rPr>
                      <w:szCs w:val="20"/>
                    </w:rPr>
                    <w:t xml:space="preserve">Client </w:t>
                  </w:r>
                  <w:r w:rsidRPr="00EC20C0">
                    <w:rPr>
                      <w:i/>
                      <w:iCs/>
                      <w:szCs w:val="20"/>
                    </w:rPr>
                    <w:t>{client_id}</w:t>
                  </w:r>
                  <w:r w:rsidRPr="00F544CE">
                    <w:rPr>
                      <w:szCs w:val="20"/>
                    </w:rPr>
                    <w:t xml:space="preserve"> not found!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17C8FB79" w14:textId="77777777" w:rsidR="00987A8F" w:rsidRDefault="00987A8F" w:rsidP="00F716C1"/>
        </w:tc>
      </w:tr>
    </w:tbl>
    <w:p w14:paraId="18E6FBD8" w14:textId="2D8F9EAA" w:rsidR="00692CC0" w:rsidRDefault="00692CC0" w:rsidP="00692CC0">
      <w:pPr>
        <w:pStyle w:val="Ttulo2"/>
        <w:numPr>
          <w:ilvl w:val="1"/>
          <w:numId w:val="14"/>
        </w:numPr>
        <w:ind w:left="426" w:hanging="426"/>
      </w:pPr>
      <w:bookmarkStart w:id="26" w:name="_Toc136795667"/>
      <w:r w:rsidRPr="007C7EEB">
        <w:t>/</w:t>
      </w:r>
      <w:proofErr w:type="spellStart"/>
      <w:r w:rsidRPr="007C7EEB">
        <w:t>api</w:t>
      </w:r>
      <w:proofErr w:type="spellEnd"/>
      <w:r w:rsidRPr="007C7EEB">
        <w:t>/v1/</w:t>
      </w:r>
      <w:r>
        <w:t>task</w:t>
      </w:r>
      <w:r w:rsidRPr="006E4FC9">
        <w:t>s</w:t>
      </w:r>
      <w:r>
        <w:t>/</w:t>
      </w:r>
      <w:r w:rsidRPr="006E4FC9">
        <w:t>{</w:t>
      </w:r>
      <w:proofErr w:type="spellStart"/>
      <w:r>
        <w:rPr>
          <w:i/>
          <w:iCs/>
        </w:rPr>
        <w:t>task</w:t>
      </w:r>
      <w:r w:rsidRPr="006E4FC9">
        <w:rPr>
          <w:i/>
          <w:iCs/>
        </w:rPr>
        <w:t>_id</w:t>
      </w:r>
      <w:proofErr w:type="spellEnd"/>
      <w:r w:rsidRPr="006E4FC9">
        <w:t>}</w:t>
      </w:r>
      <w:r w:rsidR="00D828A0">
        <w:t xml:space="preserve"> (Task details)</w:t>
      </w:r>
      <w:bookmarkEnd w:id="26"/>
    </w:p>
    <w:p w14:paraId="70584849" w14:textId="5BEB2306" w:rsidR="00692CC0" w:rsidRDefault="00692CC0" w:rsidP="002A46A0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>Details of</w:t>
      </w:r>
      <w:r w:rsidR="00CF24C6">
        <w:rPr>
          <w:szCs w:val="20"/>
        </w:rPr>
        <w:t xml:space="preserve"> training</w:t>
      </w:r>
      <w:r>
        <w:rPr>
          <w:szCs w:val="20"/>
        </w:rPr>
        <w:t xml:space="preserve"> task </w:t>
      </w:r>
      <w:proofErr w:type="spellStart"/>
      <w:r>
        <w:rPr>
          <w:i/>
          <w:iCs/>
        </w:rPr>
        <w:t>task</w:t>
      </w:r>
      <w:r w:rsidRPr="006E4FC9">
        <w:rPr>
          <w:i/>
          <w:iCs/>
        </w:rPr>
        <w:t>_id</w:t>
      </w:r>
      <w:proofErr w:type="spellEnd"/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2A46A0" w14:paraId="731E73A0" w14:textId="77777777" w:rsidTr="00F716C1">
        <w:tc>
          <w:tcPr>
            <w:tcW w:w="1706" w:type="dxa"/>
          </w:tcPr>
          <w:p w14:paraId="38177036" w14:textId="77777777" w:rsidR="002A46A0" w:rsidRPr="00EB4319" w:rsidRDefault="002A46A0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763890F8" w14:textId="77777777" w:rsidR="002A46A0" w:rsidRPr="00654583" w:rsidRDefault="002A46A0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2A46A0" w14:paraId="78FCD0C3" w14:textId="77777777" w:rsidTr="00F716C1">
        <w:tc>
          <w:tcPr>
            <w:tcW w:w="1706" w:type="dxa"/>
          </w:tcPr>
          <w:p w14:paraId="7246B2F0" w14:textId="77777777" w:rsidR="002A46A0" w:rsidRPr="00EB4319" w:rsidRDefault="002A46A0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1D4B9E18" w14:textId="0ECCCD97" w:rsidR="002A46A0" w:rsidRPr="00EB4319" w:rsidRDefault="002A46A0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</w:t>
            </w:r>
            <w:r>
              <w:rPr>
                <w:i/>
                <w:iCs/>
                <w:szCs w:val="20"/>
              </w:rPr>
              <w:t>tasks</w:t>
            </w:r>
            <w:r w:rsidRPr="00364471">
              <w:rPr>
                <w:i/>
                <w:iCs/>
                <w:szCs w:val="20"/>
              </w:rPr>
              <w:t>/</w:t>
            </w:r>
            <w:r w:rsidR="002C1843">
              <w:rPr>
                <w:i/>
                <w:iCs/>
                <w:szCs w:val="20"/>
              </w:rPr>
              <w:t>7</w:t>
            </w:r>
          </w:p>
        </w:tc>
      </w:tr>
      <w:tr w:rsidR="002A46A0" w14:paraId="172F590D" w14:textId="77777777" w:rsidTr="00F716C1">
        <w:tc>
          <w:tcPr>
            <w:tcW w:w="1706" w:type="dxa"/>
          </w:tcPr>
          <w:p w14:paraId="15E1C513" w14:textId="77777777" w:rsidR="002A46A0" w:rsidRPr="00405433" w:rsidRDefault="002A46A0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115223AD" w14:textId="77777777" w:rsidR="002A46A0" w:rsidRPr="00405433" w:rsidRDefault="002A46A0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2A46A0" w14:paraId="6F96FCE2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0E77F9DA" w14:textId="77777777" w:rsidR="002A46A0" w:rsidRPr="00E4440F" w:rsidRDefault="002A46A0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2BB8E787" w14:textId="77777777" w:rsidR="002A46A0" w:rsidRPr="00EB4319" w:rsidRDefault="002A46A0" w:rsidP="00F716C1">
            <w:pPr>
              <w:rPr>
                <w:i/>
                <w:iCs/>
                <w:szCs w:val="20"/>
              </w:rPr>
            </w:pPr>
          </w:p>
        </w:tc>
      </w:tr>
      <w:tr w:rsidR="002A46A0" w14:paraId="776802A4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0E7057F3" w14:textId="77777777" w:rsidR="002A46A0" w:rsidRPr="00405433" w:rsidRDefault="002A46A0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06EAC3D9" w14:textId="77777777" w:rsidR="002A46A0" w:rsidRPr="00405433" w:rsidRDefault="002A46A0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2A46A0" w14:paraId="5260D93C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6C3A513A" w14:textId="77777777" w:rsidR="002A46A0" w:rsidRPr="00405433" w:rsidRDefault="002A46A0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2A46A0" w14:paraId="70B2B40B" w14:textId="77777777" w:rsidTr="00F716C1">
              <w:tc>
                <w:tcPr>
                  <w:tcW w:w="1308" w:type="dxa"/>
                </w:tcPr>
                <w:p w14:paraId="144AFD75" w14:textId="1790B3E7" w:rsidR="002A46A0" w:rsidRDefault="002A46A0" w:rsidP="00F716C1">
                  <w:pPr>
                    <w:rPr>
                      <w:szCs w:val="20"/>
                    </w:rPr>
                  </w:pPr>
                  <w:proofErr w:type="spellStart"/>
                  <w:r>
                    <w:rPr>
                      <w:i/>
                      <w:iCs/>
                      <w:szCs w:val="20"/>
                    </w:rPr>
                    <w:t>task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1BEA2DD3" w14:textId="442E7D12" w:rsidR="002A46A0" w:rsidRDefault="002A46A0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429" w:type="dxa"/>
                </w:tcPr>
                <w:p w14:paraId="01ECB399" w14:textId="4D7523C5" w:rsidR="002A46A0" w:rsidRDefault="002A46A0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task unique identifier.</w:t>
                  </w:r>
                </w:p>
              </w:tc>
            </w:tr>
          </w:tbl>
          <w:p w14:paraId="12B2046F" w14:textId="77777777" w:rsidR="002A46A0" w:rsidRDefault="002A46A0" w:rsidP="00F716C1">
            <w:pPr>
              <w:rPr>
                <w:szCs w:val="20"/>
              </w:rPr>
            </w:pPr>
          </w:p>
        </w:tc>
      </w:tr>
      <w:tr w:rsidR="002A46A0" w14:paraId="466B8D4F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7AB480" w14:textId="77777777" w:rsidR="002A46A0" w:rsidRDefault="002A46A0" w:rsidP="00F716C1">
            <w:pPr>
              <w:rPr>
                <w:sz w:val="12"/>
                <w:szCs w:val="12"/>
              </w:rPr>
            </w:pPr>
          </w:p>
        </w:tc>
      </w:tr>
      <w:tr w:rsidR="002A46A0" w14:paraId="0017D814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8DE60" w14:textId="77777777" w:rsidR="002A46A0" w:rsidRPr="00BA3C67" w:rsidRDefault="002A46A0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2A46A0" w:rsidRPr="00A92AA3" w14:paraId="54E439F2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DC92A85" w14:textId="77777777" w:rsidR="002A46A0" w:rsidRPr="00A92AA3" w:rsidRDefault="002A46A0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2A46A0" w14:paraId="4AAF67CF" w14:textId="77777777" w:rsidTr="00F716C1">
              <w:tc>
                <w:tcPr>
                  <w:tcW w:w="1308" w:type="dxa"/>
                </w:tcPr>
                <w:p w14:paraId="1970ED16" w14:textId="77777777" w:rsidR="002A46A0" w:rsidRPr="00A92AA3" w:rsidRDefault="002A46A0" w:rsidP="00F716C1">
                  <w:pPr>
                    <w:rPr>
                      <w:i/>
                      <w:iCs/>
                      <w:szCs w:val="20"/>
                    </w:rPr>
                  </w:pPr>
                  <w:r w:rsidRPr="00062D4F">
                    <w:rPr>
                      <w:i/>
                      <w:iCs/>
                    </w:rPr>
                    <w:t>id</w:t>
                  </w:r>
                </w:p>
              </w:tc>
              <w:tc>
                <w:tcPr>
                  <w:tcW w:w="992" w:type="dxa"/>
                </w:tcPr>
                <w:p w14:paraId="1C443205" w14:textId="3A0C053C" w:rsidR="002A46A0" w:rsidRPr="00666005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DC4CDE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429" w:type="dxa"/>
                </w:tcPr>
                <w:p w14:paraId="7F3FB929" w14:textId="50D735AF" w:rsidR="002A46A0" w:rsidRDefault="002A46A0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</w:t>
                  </w:r>
                  <w:r w:rsidR="006161F3">
                    <w:rPr>
                      <w:szCs w:val="20"/>
                    </w:rPr>
                    <w:t>ask</w:t>
                  </w:r>
                  <w:r>
                    <w:rPr>
                      <w:szCs w:val="20"/>
                    </w:rPr>
                    <w:t xml:space="preserve"> unique identifier.</w:t>
                  </w:r>
                </w:p>
              </w:tc>
            </w:tr>
            <w:tr w:rsidR="002A46A0" w14:paraId="11EF811E" w14:textId="77777777" w:rsidTr="00F716C1">
              <w:tc>
                <w:tcPr>
                  <w:tcW w:w="1308" w:type="dxa"/>
                </w:tcPr>
                <w:p w14:paraId="462E4B3D" w14:textId="091A0DB8" w:rsidR="002A46A0" w:rsidRPr="006D69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CF24C6">
                    <w:rPr>
                      <w:i/>
                      <w:iCs/>
                      <w:szCs w:val="20"/>
                    </w:rPr>
                    <w:t>time_created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7909313B" w14:textId="77777777" w:rsidR="002A46A0" w:rsidRPr="00666005" w:rsidRDefault="002A46A0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70B2AEF9" w14:textId="12F06209" w:rsidR="002A46A0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Timestamp indicating when the task was created.</w:t>
                  </w:r>
                </w:p>
              </w:tc>
            </w:tr>
            <w:tr w:rsidR="002A46A0" w14:paraId="3E7D4C91" w14:textId="77777777" w:rsidTr="00F716C1">
              <w:tc>
                <w:tcPr>
                  <w:tcW w:w="1308" w:type="dxa"/>
                </w:tcPr>
                <w:p w14:paraId="2C391CB7" w14:textId="6BFC40D2" w:rsidR="002A46A0" w:rsidRPr="006D69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CF24C6">
                    <w:rPr>
                      <w:i/>
                      <w:iCs/>
                      <w:szCs w:val="20"/>
                    </w:rPr>
                    <w:t>time_started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260F5087" w14:textId="6FC43A30" w:rsidR="002A46A0" w:rsidRPr="00666005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34911FCA" w14:textId="3CD09BE3" w:rsidR="002A46A0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Timestamp indicating when the task started.</w:t>
                  </w:r>
                </w:p>
              </w:tc>
            </w:tr>
            <w:tr w:rsidR="002A46A0" w14:paraId="57434C98" w14:textId="77777777" w:rsidTr="00F716C1">
              <w:tc>
                <w:tcPr>
                  <w:tcW w:w="1308" w:type="dxa"/>
                </w:tcPr>
                <w:p w14:paraId="67EF3BC0" w14:textId="7B8C8C12" w:rsidR="002A46A0" w:rsidRPr="006D69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CF24C6">
                    <w:rPr>
                      <w:i/>
                      <w:iCs/>
                      <w:szCs w:val="20"/>
                    </w:rPr>
                    <w:t>time_finished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5FD43639" w14:textId="5465D630" w:rsidR="002A46A0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B31241D" w14:textId="37DCE7F5" w:rsidR="002A46A0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Timestamp indicating when the task finished.</w:t>
                  </w:r>
                </w:p>
              </w:tc>
            </w:tr>
            <w:tr w:rsidR="006161F3" w14:paraId="62CA9CF0" w14:textId="77777777" w:rsidTr="00F716C1">
              <w:tc>
                <w:tcPr>
                  <w:tcW w:w="1308" w:type="dxa"/>
                </w:tcPr>
                <w:p w14:paraId="6A3F205A" w14:textId="4B272CC2" w:rsidR="006161F3" w:rsidRPr="00CF24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CF24C6">
                    <w:rPr>
                      <w:i/>
                      <w:iCs/>
                      <w:szCs w:val="20"/>
                    </w:rPr>
                    <w:t>model_type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12C91509" w14:textId="61D6E260" w:rsidR="006161F3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4738A2CE" w14:textId="0E7388DF" w:rsidR="006161F3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model type trained in this task.</w:t>
                  </w:r>
                </w:p>
              </w:tc>
            </w:tr>
            <w:tr w:rsidR="006161F3" w14:paraId="6DBEED1D" w14:textId="77777777" w:rsidTr="00F716C1">
              <w:tc>
                <w:tcPr>
                  <w:tcW w:w="1308" w:type="dxa"/>
                </w:tcPr>
                <w:p w14:paraId="2EB52337" w14:textId="6E52D686" w:rsidR="006161F3" w:rsidRPr="00CF24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CF24C6">
                    <w:rPr>
                      <w:i/>
                      <w:iCs/>
                      <w:szCs w:val="20"/>
                    </w:rPr>
                    <w:t>state</w:t>
                  </w:r>
                </w:p>
              </w:tc>
              <w:tc>
                <w:tcPr>
                  <w:tcW w:w="992" w:type="dxa"/>
                </w:tcPr>
                <w:p w14:paraId="7614B544" w14:textId="0BB76F25" w:rsidR="006161F3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137AEC10" w14:textId="4988092D" w:rsidR="006161F3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task state.</w:t>
                  </w:r>
                </w:p>
              </w:tc>
            </w:tr>
            <w:tr w:rsidR="002A46A0" w14:paraId="184FD71C" w14:textId="77777777" w:rsidTr="00F716C1">
              <w:tc>
                <w:tcPr>
                  <w:tcW w:w="1308" w:type="dxa"/>
                  <w:tcBorders>
                    <w:bottom w:val="single" w:sz="4" w:space="0" w:color="auto"/>
                  </w:tcBorders>
                </w:tcPr>
                <w:p w14:paraId="4BDE37F6" w14:textId="77777777" w:rsidR="002A46A0" w:rsidRPr="00EE3C5F" w:rsidRDefault="002A46A0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</w:tcPr>
                <w:p w14:paraId="2715C2EB" w14:textId="77777777" w:rsidR="002A46A0" w:rsidRPr="00EE3C5F" w:rsidRDefault="002A46A0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4429" w:type="dxa"/>
                  <w:tcBorders>
                    <w:bottom w:val="single" w:sz="4" w:space="0" w:color="auto"/>
                  </w:tcBorders>
                </w:tcPr>
                <w:p w14:paraId="08E37017" w14:textId="77777777" w:rsidR="002A46A0" w:rsidRPr="00EE3C5F" w:rsidRDefault="002A46A0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2A46A0" w14:paraId="6965BCAB" w14:textId="77777777" w:rsidTr="00F716C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49FBFBDA" w14:textId="77777777" w:rsidR="002A46A0" w:rsidRPr="00654583" w:rsidRDefault="002A46A0" w:rsidP="00F716C1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654583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654583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tbl>
                  <w:tblPr>
                    <w:tblStyle w:val="TabelacomGrelh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535"/>
                    <w:gridCol w:w="2290"/>
                  </w:tblGrid>
                  <w:tr w:rsidR="002C1843" w14:paraId="6E490115" w14:textId="77777777" w:rsidTr="00F716C1">
                    <w:tc>
                      <w:tcPr>
                        <w:tcW w:w="1535" w:type="dxa"/>
                      </w:tcPr>
                      <w:p w14:paraId="6A281820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r w:rsidRPr="00DC4CDE">
                          <w:rPr>
                            <w:i/>
                            <w:iCs/>
                            <w:szCs w:val="20"/>
                          </w:rPr>
                          <w:t>id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F327897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>
                          <w:rPr>
                            <w:i/>
                            <w:iCs/>
                            <w:szCs w:val="20"/>
                          </w:rPr>
                          <w:t>7,</w:t>
                        </w:r>
                      </w:p>
                    </w:tc>
                  </w:tr>
                  <w:tr w:rsidR="002C1843" w14:paraId="4DE0E94D" w14:textId="77777777" w:rsidTr="00F716C1">
                    <w:tc>
                      <w:tcPr>
                        <w:tcW w:w="1535" w:type="dxa"/>
                      </w:tcPr>
                      <w:p w14:paraId="01BB86BB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proofErr w:type="spellStart"/>
                        <w:r w:rsidRPr="00CF24C6">
                          <w:rPr>
                            <w:i/>
                            <w:iCs/>
                            <w:szCs w:val="20"/>
                          </w:rPr>
                          <w:t>time_created</w:t>
                        </w:r>
                        <w:proofErr w:type="spellEnd"/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22C7067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"2022-12-21T15:17:59",</w:t>
                        </w:r>
                      </w:p>
                    </w:tc>
                  </w:tr>
                  <w:tr w:rsidR="002C1843" w14:paraId="27A5EB23" w14:textId="77777777" w:rsidTr="00F716C1">
                    <w:tc>
                      <w:tcPr>
                        <w:tcW w:w="1535" w:type="dxa"/>
                      </w:tcPr>
                      <w:p w14:paraId="4862FD33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proofErr w:type="spellStart"/>
                        <w:r w:rsidRPr="00CF24C6">
                          <w:rPr>
                            <w:i/>
                            <w:iCs/>
                            <w:szCs w:val="20"/>
                          </w:rPr>
                          <w:t>time_started</w:t>
                        </w:r>
                        <w:proofErr w:type="spellEnd"/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8985948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"2022-12-21T15:17:59",</w:t>
                        </w:r>
                      </w:p>
                    </w:tc>
                  </w:tr>
                  <w:tr w:rsidR="002C1843" w14:paraId="12F95B12" w14:textId="77777777" w:rsidTr="00F716C1">
                    <w:tc>
                      <w:tcPr>
                        <w:tcW w:w="1535" w:type="dxa"/>
                      </w:tcPr>
                      <w:p w14:paraId="233A583C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proofErr w:type="spellStart"/>
                        <w:r w:rsidRPr="00CF24C6">
                          <w:rPr>
                            <w:i/>
                            <w:iCs/>
                            <w:szCs w:val="20"/>
                          </w:rPr>
                          <w:t>time_finished</w:t>
                        </w:r>
                        <w:proofErr w:type="spellEnd"/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057CA52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"2022-12-21T15:18:22",</w:t>
                        </w:r>
                      </w:p>
                    </w:tc>
                  </w:tr>
                  <w:tr w:rsidR="002C1843" w14:paraId="03D3AC94" w14:textId="77777777" w:rsidTr="00F716C1">
                    <w:tc>
                      <w:tcPr>
                        <w:tcW w:w="1535" w:type="dxa"/>
                      </w:tcPr>
                      <w:p w14:paraId="03278C9F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proofErr w:type="spellStart"/>
                        <w:r w:rsidRPr="00CF24C6">
                          <w:rPr>
                            <w:i/>
                            <w:iCs/>
                            <w:szCs w:val="20"/>
                          </w:rPr>
                          <w:t>model_type</w:t>
                        </w:r>
                        <w:proofErr w:type="spellEnd"/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F4A6364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"MLPRegressor",</w:t>
                        </w:r>
                      </w:p>
                    </w:tc>
                  </w:tr>
                  <w:tr w:rsidR="002C1843" w14:paraId="23CF89AC" w14:textId="77777777" w:rsidTr="00F716C1">
                    <w:tc>
                      <w:tcPr>
                        <w:tcW w:w="1535" w:type="dxa"/>
                      </w:tcPr>
                      <w:p w14:paraId="6A906B8D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CF24C6">
                          <w:rPr>
                            <w:i/>
                            <w:iCs/>
                            <w:szCs w:val="20"/>
                          </w:rPr>
                          <w:t>state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417AEC7F" w14:textId="77777777" w:rsidR="002C1843" w:rsidRPr="00E00300" w:rsidRDefault="002C1843" w:rsidP="002C1843">
                        <w:pPr>
                          <w:rPr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"Finished"</w:t>
                        </w:r>
                      </w:p>
                    </w:tc>
                  </w:tr>
                </w:tbl>
                <w:p w14:paraId="3ADDC89B" w14:textId="5549D4F9" w:rsidR="002A46A0" w:rsidRPr="00654583" w:rsidRDefault="002A46A0" w:rsidP="00F716C1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7F03EE91" w14:textId="77777777" w:rsidR="002A46A0" w:rsidRPr="00A92AA3" w:rsidRDefault="002A46A0" w:rsidP="00F716C1">
            <w:pPr>
              <w:rPr>
                <w:i/>
                <w:iCs/>
                <w:szCs w:val="20"/>
              </w:rPr>
            </w:pPr>
          </w:p>
        </w:tc>
      </w:tr>
      <w:tr w:rsidR="002A46A0" w14:paraId="713C174D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8FC9C3" w14:textId="77777777" w:rsidR="002A46A0" w:rsidRPr="006329F0" w:rsidRDefault="002A46A0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2A46A0" w14:paraId="04F0891E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56E088" w14:textId="77777777" w:rsidR="002A46A0" w:rsidRPr="00B77388" w:rsidRDefault="002A46A0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2A46A0" w14:paraId="29CCDACD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C8F0DC" w14:textId="77777777" w:rsidR="002A46A0" w:rsidRPr="00B77388" w:rsidRDefault="002A46A0" w:rsidP="00F716C1">
            <w:pPr>
              <w:rPr>
                <w:sz w:val="6"/>
                <w:szCs w:val="6"/>
              </w:rPr>
            </w:pPr>
          </w:p>
        </w:tc>
      </w:tr>
      <w:tr w:rsidR="002A46A0" w14:paraId="4A6DA1AD" w14:textId="77777777" w:rsidTr="006448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2A46A0" w14:paraId="3544B2F9" w14:textId="77777777" w:rsidTr="00F716C1">
              <w:tc>
                <w:tcPr>
                  <w:tcW w:w="3438" w:type="dxa"/>
                </w:tcPr>
                <w:p w14:paraId="32F2AAC3" w14:textId="77777777" w:rsidR="002A46A0" w:rsidRPr="00691105" w:rsidRDefault="002A46A0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228DCED6" w14:textId="77777777" w:rsidR="002A46A0" w:rsidRDefault="002A46A0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2A46A0" w14:paraId="2FF53F64" w14:textId="77777777" w:rsidTr="00F716C1">
              <w:tc>
                <w:tcPr>
                  <w:tcW w:w="3438" w:type="dxa"/>
                </w:tcPr>
                <w:p w14:paraId="2792BC05" w14:textId="06A10E8B" w:rsidR="002A46A0" w:rsidRPr="002C1843" w:rsidRDefault="002C1843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2C1843">
                    <w:rPr>
                      <w:i/>
                      <w:iCs/>
                      <w:szCs w:val="20"/>
                    </w:rPr>
                    <w:t>Task not found</w:t>
                  </w:r>
                </w:p>
              </w:tc>
              <w:tc>
                <w:tcPr>
                  <w:tcW w:w="4987" w:type="dxa"/>
                </w:tcPr>
                <w:p w14:paraId="4343E32F" w14:textId="77777777" w:rsidR="002A46A0" w:rsidRDefault="002A46A0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proofErr w:type="spellStart"/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proofErr w:type="spellEnd"/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404, </w:t>
                  </w:r>
                </w:p>
                <w:p w14:paraId="1E6F53F9" w14:textId="2C90D9E0" w:rsidR="002A46A0" w:rsidRDefault="002A46A0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="006448D0" w:rsidRPr="00E00300">
                    <w:rPr>
                      <w:szCs w:val="20"/>
                    </w:rPr>
                    <w:t xml:space="preserve">Task </w:t>
                  </w:r>
                  <w:r w:rsidR="006448D0" w:rsidRPr="009E1690">
                    <w:rPr>
                      <w:i/>
                      <w:iCs/>
                      <w:szCs w:val="20"/>
                    </w:rPr>
                    <w:t>{</w:t>
                  </w:r>
                  <w:proofErr w:type="spellStart"/>
                  <w:r w:rsidR="006448D0" w:rsidRPr="009E1690">
                    <w:rPr>
                      <w:i/>
                      <w:iCs/>
                      <w:szCs w:val="20"/>
                    </w:rPr>
                    <w:t>task_id</w:t>
                  </w:r>
                  <w:proofErr w:type="spellEnd"/>
                  <w:r w:rsidR="006448D0" w:rsidRPr="009E1690">
                    <w:rPr>
                      <w:i/>
                      <w:iCs/>
                      <w:szCs w:val="20"/>
                    </w:rPr>
                    <w:t>}</w:t>
                  </w:r>
                  <w:r w:rsidR="006448D0" w:rsidRPr="00E00300">
                    <w:rPr>
                      <w:szCs w:val="20"/>
                    </w:rPr>
                    <w:t xml:space="preserve"> not found</w:t>
                  </w:r>
                  <w:r w:rsidRPr="00F544CE">
                    <w:rPr>
                      <w:szCs w:val="20"/>
                    </w:rPr>
                    <w:t>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6E8DA130" w14:textId="77777777" w:rsidR="002A46A0" w:rsidRDefault="002A46A0" w:rsidP="00F716C1"/>
        </w:tc>
      </w:tr>
      <w:tr w:rsidR="006448D0" w14:paraId="2BB3EA53" w14:textId="77777777" w:rsidTr="006448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B2C6C" w14:textId="4DE55495" w:rsidR="006448D0" w:rsidRPr="006448D0" w:rsidRDefault="006448D0" w:rsidP="00F716C1">
            <w:pPr>
              <w:spacing w:after="40"/>
              <w:rPr>
                <w:b/>
                <w:bCs/>
                <w:i/>
                <w:iCs/>
                <w:szCs w:val="20"/>
              </w:rPr>
            </w:pPr>
            <w:r w:rsidRPr="006448D0">
              <w:rPr>
                <w:b/>
                <w:bCs/>
                <w:i/>
                <w:iCs/>
              </w:rPr>
              <w:t>Discussion</w:t>
            </w:r>
          </w:p>
        </w:tc>
      </w:tr>
      <w:tr w:rsidR="006448D0" w14:paraId="45BC6A00" w14:textId="77777777" w:rsidTr="006448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02DDD" w14:textId="1B3391B1" w:rsidR="006448D0" w:rsidRPr="006161F3" w:rsidRDefault="006161F3" w:rsidP="006161F3">
            <w:pPr>
              <w:pStyle w:val="PargrafodaLista"/>
              <w:numPr>
                <w:ilvl w:val="0"/>
                <w:numId w:val="17"/>
              </w:numPr>
              <w:spacing w:before="120"/>
              <w:ind w:left="465" w:hanging="284"/>
              <w:rPr>
                <w:color w:val="C00000"/>
                <w:szCs w:val="20"/>
              </w:rPr>
            </w:pPr>
            <w:r w:rsidRPr="00187858">
              <w:rPr>
                <w:color w:val="C00000"/>
                <w:szCs w:val="20"/>
              </w:rPr>
              <w:t xml:space="preserve">Should this API also </w:t>
            </w:r>
            <w:r>
              <w:rPr>
                <w:color w:val="C00000"/>
                <w:szCs w:val="20"/>
              </w:rPr>
              <w:t>expect (consider)</w:t>
            </w:r>
            <w:r w:rsidRPr="00187858">
              <w:rPr>
                <w:color w:val="C00000"/>
                <w:szCs w:val="20"/>
              </w:rPr>
              <w:t xml:space="preserve"> the </w:t>
            </w:r>
            <w:r w:rsidRPr="00187858">
              <w:rPr>
                <w:i/>
                <w:iCs/>
                <w:color w:val="C00000"/>
                <w:szCs w:val="20"/>
              </w:rPr>
              <w:t>client_id</w:t>
            </w:r>
            <w:r w:rsidRPr="00187858">
              <w:rPr>
                <w:color w:val="C00000"/>
                <w:szCs w:val="20"/>
              </w:rPr>
              <w:t>?</w:t>
            </w:r>
          </w:p>
        </w:tc>
      </w:tr>
    </w:tbl>
    <w:p w14:paraId="624AE1A8" w14:textId="012284B4" w:rsidR="00FB2EFB" w:rsidRDefault="00FB2EFB" w:rsidP="003D436D">
      <w:pPr>
        <w:pStyle w:val="Ttulo2"/>
        <w:numPr>
          <w:ilvl w:val="1"/>
          <w:numId w:val="14"/>
        </w:numPr>
        <w:ind w:left="567" w:hanging="567"/>
      </w:pPr>
      <w:bookmarkStart w:id="27" w:name="_Toc136795668"/>
      <w:r w:rsidRPr="007C7EEB">
        <w:t>/</w:t>
      </w:r>
      <w:proofErr w:type="spellStart"/>
      <w:r w:rsidRPr="007C7EEB">
        <w:t>api</w:t>
      </w:r>
      <w:proofErr w:type="spellEnd"/>
      <w:r w:rsidRPr="007C7EEB">
        <w:t>/v1/</w:t>
      </w:r>
      <w:r>
        <w:t>task</w:t>
      </w:r>
      <w:r w:rsidRPr="006E4FC9">
        <w:t>s</w:t>
      </w:r>
      <w:r>
        <w:t>/</w:t>
      </w:r>
      <w:r w:rsidRPr="006E4FC9">
        <w:t>{</w:t>
      </w:r>
      <w:proofErr w:type="spellStart"/>
      <w:r>
        <w:rPr>
          <w:i/>
          <w:iCs/>
        </w:rPr>
        <w:t>task</w:t>
      </w:r>
      <w:r w:rsidRPr="006E4FC9">
        <w:rPr>
          <w:i/>
          <w:iCs/>
        </w:rPr>
        <w:t>_id</w:t>
      </w:r>
      <w:proofErr w:type="spellEnd"/>
      <w:r w:rsidRPr="006E4FC9">
        <w:t>}</w:t>
      </w:r>
      <w:r>
        <w:t>/state</w:t>
      </w:r>
      <w:bookmarkEnd w:id="27"/>
    </w:p>
    <w:p w14:paraId="6DBFC943" w14:textId="0327B5D6" w:rsidR="00FB2EFB" w:rsidRDefault="00FB2EFB" w:rsidP="00ED7793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State of training task </w:t>
      </w:r>
      <w:proofErr w:type="spellStart"/>
      <w:r>
        <w:rPr>
          <w:i/>
          <w:iCs/>
        </w:rPr>
        <w:t>task</w:t>
      </w:r>
      <w:r w:rsidRPr="006E4FC9">
        <w:rPr>
          <w:i/>
          <w:iCs/>
        </w:rPr>
        <w:t>_id</w:t>
      </w:r>
      <w:proofErr w:type="spellEnd"/>
      <w:r w:rsidRPr="007B6069">
        <w:rPr>
          <w:szCs w:val="20"/>
        </w:rPr>
        <w:t>.</w:t>
      </w:r>
      <w:r w:rsidR="009A20DD">
        <w:rPr>
          <w:szCs w:val="20"/>
        </w:rPr>
        <w:t xml:space="preserve"> Tasks can have several states. See Section </w:t>
      </w:r>
      <w:r w:rsidR="009A20DD">
        <w:rPr>
          <w:szCs w:val="20"/>
        </w:rPr>
        <w:fldChar w:fldCharType="begin"/>
      </w:r>
      <w:r w:rsidR="009A20DD">
        <w:rPr>
          <w:szCs w:val="20"/>
        </w:rPr>
        <w:instrText xml:space="preserve"> REF _Ref123054350 \r \h </w:instrText>
      </w:r>
      <w:r w:rsidR="009A20DD">
        <w:rPr>
          <w:szCs w:val="20"/>
        </w:rPr>
      </w:r>
      <w:r w:rsidR="009A20DD">
        <w:rPr>
          <w:szCs w:val="20"/>
        </w:rPr>
        <w:fldChar w:fldCharType="separate"/>
      </w:r>
      <w:r w:rsidR="00BA352A">
        <w:rPr>
          <w:szCs w:val="20"/>
        </w:rPr>
        <w:t>7.1.2</w:t>
      </w:r>
      <w:r w:rsidR="009A20DD">
        <w:rPr>
          <w:szCs w:val="20"/>
        </w:rPr>
        <w:fldChar w:fldCharType="end"/>
      </w:r>
      <w:r w:rsidR="009A20DD">
        <w:rPr>
          <w:szCs w:val="20"/>
        </w:rPr>
        <w:t xml:space="preserve"> for a list and description of the states that a task can be on (assume).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ED7793" w14:paraId="19B024BF" w14:textId="77777777" w:rsidTr="00F716C1">
        <w:tc>
          <w:tcPr>
            <w:tcW w:w="1706" w:type="dxa"/>
          </w:tcPr>
          <w:p w14:paraId="22C81AAB" w14:textId="77777777" w:rsidR="00ED7793" w:rsidRPr="00EB4319" w:rsidRDefault="00ED7793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71B3CC43" w14:textId="77777777" w:rsidR="00ED7793" w:rsidRPr="00654583" w:rsidRDefault="00ED7793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ED7793" w14:paraId="5C6A7956" w14:textId="77777777" w:rsidTr="00F716C1">
        <w:tc>
          <w:tcPr>
            <w:tcW w:w="1706" w:type="dxa"/>
          </w:tcPr>
          <w:p w14:paraId="157E7759" w14:textId="77777777" w:rsidR="00ED7793" w:rsidRPr="00EB4319" w:rsidRDefault="00ED7793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2FB56182" w14:textId="701017DB" w:rsidR="00ED7793" w:rsidRPr="00EB4319" w:rsidRDefault="00ED7793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</w:t>
            </w:r>
            <w:r>
              <w:rPr>
                <w:i/>
                <w:iCs/>
                <w:szCs w:val="20"/>
              </w:rPr>
              <w:t>tasks</w:t>
            </w:r>
            <w:r w:rsidRPr="00364471">
              <w:rPr>
                <w:i/>
                <w:iCs/>
                <w:szCs w:val="20"/>
              </w:rPr>
              <w:t>/</w:t>
            </w:r>
            <w:r>
              <w:rPr>
                <w:i/>
                <w:iCs/>
                <w:szCs w:val="20"/>
              </w:rPr>
              <w:t>7/state</w:t>
            </w:r>
          </w:p>
        </w:tc>
      </w:tr>
      <w:tr w:rsidR="00ED7793" w14:paraId="5602FB18" w14:textId="77777777" w:rsidTr="00F716C1">
        <w:tc>
          <w:tcPr>
            <w:tcW w:w="1706" w:type="dxa"/>
          </w:tcPr>
          <w:p w14:paraId="7BBDD286" w14:textId="77777777" w:rsidR="00ED7793" w:rsidRPr="00405433" w:rsidRDefault="00ED7793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3C42494E" w14:textId="77777777" w:rsidR="00ED7793" w:rsidRPr="00405433" w:rsidRDefault="00ED7793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ED7793" w14:paraId="124AB924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4B67A5AE" w14:textId="77777777" w:rsidR="00ED7793" w:rsidRPr="00E4440F" w:rsidRDefault="00ED7793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24BD582" w14:textId="77777777" w:rsidR="00ED7793" w:rsidRPr="00EB4319" w:rsidRDefault="00ED7793" w:rsidP="00F716C1">
            <w:pPr>
              <w:rPr>
                <w:i/>
                <w:iCs/>
                <w:szCs w:val="20"/>
              </w:rPr>
            </w:pPr>
          </w:p>
        </w:tc>
      </w:tr>
      <w:tr w:rsidR="00ED7793" w14:paraId="731BEA3E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57AD568B" w14:textId="77777777" w:rsidR="00ED7793" w:rsidRPr="00405433" w:rsidRDefault="00ED7793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2FDE02BD" w14:textId="77777777" w:rsidR="00ED7793" w:rsidRPr="00405433" w:rsidRDefault="00ED7793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ED7793" w14:paraId="53DDD45B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0F647B5" w14:textId="77777777" w:rsidR="00ED7793" w:rsidRPr="00405433" w:rsidRDefault="00ED7793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ED7793" w14:paraId="3A6F6AD4" w14:textId="77777777" w:rsidTr="00F716C1">
              <w:tc>
                <w:tcPr>
                  <w:tcW w:w="1308" w:type="dxa"/>
                </w:tcPr>
                <w:p w14:paraId="5329B5E8" w14:textId="77777777" w:rsidR="00ED7793" w:rsidRDefault="00ED7793" w:rsidP="00F716C1">
                  <w:pPr>
                    <w:rPr>
                      <w:szCs w:val="20"/>
                    </w:rPr>
                  </w:pPr>
                  <w:proofErr w:type="spellStart"/>
                  <w:r>
                    <w:rPr>
                      <w:i/>
                      <w:iCs/>
                      <w:szCs w:val="20"/>
                    </w:rPr>
                    <w:t>task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0234663E" w14:textId="77777777" w:rsidR="00ED7793" w:rsidRDefault="00ED7793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429" w:type="dxa"/>
                </w:tcPr>
                <w:p w14:paraId="2F430DA6" w14:textId="77777777" w:rsidR="00ED7793" w:rsidRDefault="00ED779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task unique identifier.</w:t>
                  </w:r>
                </w:p>
              </w:tc>
            </w:tr>
          </w:tbl>
          <w:p w14:paraId="5F622978" w14:textId="77777777" w:rsidR="00ED7793" w:rsidRDefault="00ED7793" w:rsidP="00F716C1">
            <w:pPr>
              <w:rPr>
                <w:szCs w:val="20"/>
              </w:rPr>
            </w:pPr>
          </w:p>
        </w:tc>
      </w:tr>
      <w:tr w:rsidR="00ED7793" w14:paraId="308BFF32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289941" w14:textId="77777777" w:rsidR="00ED7793" w:rsidRDefault="00ED7793" w:rsidP="00F716C1">
            <w:pPr>
              <w:rPr>
                <w:sz w:val="12"/>
                <w:szCs w:val="12"/>
              </w:rPr>
            </w:pPr>
          </w:p>
        </w:tc>
      </w:tr>
      <w:tr w:rsidR="00ED7793" w14:paraId="311F5061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9FDEE" w14:textId="77777777" w:rsidR="00ED7793" w:rsidRPr="00BA3C67" w:rsidRDefault="00ED7793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ED7793" w:rsidRPr="00A92AA3" w14:paraId="3BBE1A67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95B6691" w14:textId="77777777" w:rsidR="00ED7793" w:rsidRPr="00A92AA3" w:rsidRDefault="00ED7793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ED7793" w14:paraId="18DDCF68" w14:textId="77777777" w:rsidTr="00F716C1">
              <w:tc>
                <w:tcPr>
                  <w:tcW w:w="1308" w:type="dxa"/>
                </w:tcPr>
                <w:p w14:paraId="627A8D88" w14:textId="20C71DA0" w:rsidR="00ED7793" w:rsidRPr="00A92AA3" w:rsidRDefault="00ED7793" w:rsidP="00F716C1">
                  <w:pPr>
                    <w:rPr>
                      <w:i/>
                      <w:iCs/>
                      <w:szCs w:val="20"/>
                    </w:rPr>
                  </w:pPr>
                  <w:r w:rsidRPr="00FB2EFB">
                    <w:rPr>
                      <w:i/>
                      <w:iCs/>
                      <w:szCs w:val="20"/>
                    </w:rPr>
                    <w:t>state</w:t>
                  </w:r>
                </w:p>
              </w:tc>
              <w:tc>
                <w:tcPr>
                  <w:tcW w:w="992" w:type="dxa"/>
                </w:tcPr>
                <w:p w14:paraId="129497D7" w14:textId="10871544" w:rsidR="00ED7793" w:rsidRPr="00666005" w:rsidRDefault="00ED7793" w:rsidP="00F716C1">
                  <w:pPr>
                    <w:rPr>
                      <w:i/>
                      <w:iCs/>
                      <w:szCs w:val="20"/>
                    </w:rPr>
                  </w:pPr>
                  <w:r w:rsidRPr="00DC4CDE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991C920" w14:textId="64938C83" w:rsidR="00ED7793" w:rsidRDefault="00ED779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task state.</w:t>
                  </w:r>
                </w:p>
              </w:tc>
            </w:tr>
            <w:tr w:rsidR="00ED7793" w14:paraId="13011BC5" w14:textId="77777777" w:rsidTr="00F716C1">
              <w:tc>
                <w:tcPr>
                  <w:tcW w:w="1308" w:type="dxa"/>
                </w:tcPr>
                <w:p w14:paraId="106A8926" w14:textId="5883A0B3" w:rsidR="00ED7793" w:rsidRPr="006D69C6" w:rsidRDefault="00ED7793" w:rsidP="00F716C1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E05E8F">
                    <w:rPr>
                      <w:i/>
                      <w:iCs/>
                      <w:szCs w:val="20"/>
                    </w:rPr>
                    <w:lastRenderedPageBreak/>
                    <w:t>html_report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621C2B67" w14:textId="77777777" w:rsidR="00ED7793" w:rsidRPr="00666005" w:rsidRDefault="00ED779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DB9FBE3" w14:textId="751FE71E" w:rsidR="00ED7793" w:rsidRDefault="00513E52" w:rsidP="00F716C1">
                  <w:pPr>
                    <w:rPr>
                      <w:szCs w:val="20"/>
                    </w:rPr>
                  </w:pPr>
                  <w:r w:rsidRPr="006017B5">
                    <w:rPr>
                      <w:szCs w:val="20"/>
                    </w:rPr>
                    <w:t>A</w:t>
                  </w:r>
                  <w:r w:rsidR="00ED7793" w:rsidRPr="006017B5">
                    <w:rPr>
                      <w:szCs w:val="20"/>
                    </w:rPr>
                    <w:t xml:space="preserve"> html report</w:t>
                  </w:r>
                  <w:r w:rsidRPr="006017B5">
                    <w:rPr>
                      <w:szCs w:val="20"/>
                    </w:rPr>
                    <w:t xml:space="preserve"> describing the training task</w:t>
                  </w:r>
                  <w:r w:rsidR="00ED7793" w:rsidRPr="006017B5">
                    <w:rPr>
                      <w:szCs w:val="20"/>
                    </w:rPr>
                    <w:t>. Th</w:t>
                  </w:r>
                  <w:r w:rsidR="00D828A0" w:rsidRPr="006017B5">
                    <w:rPr>
                      <w:szCs w:val="20"/>
                    </w:rPr>
                    <w:t>is</w:t>
                  </w:r>
                  <w:r w:rsidR="00ED7793" w:rsidRPr="006017B5">
                    <w:rPr>
                      <w:szCs w:val="20"/>
                    </w:rPr>
                    <w:t xml:space="preserve"> report is only sent if the state of the task is </w:t>
                  </w:r>
                  <w:r w:rsidR="00ED7793" w:rsidRPr="006017B5">
                    <w:rPr>
                      <w:i/>
                      <w:iCs/>
                      <w:szCs w:val="20"/>
                    </w:rPr>
                    <w:t>Finished</w:t>
                  </w:r>
                  <w:r w:rsidR="00ED7793" w:rsidRPr="006017B5">
                    <w:rPr>
                      <w:szCs w:val="20"/>
                    </w:rPr>
                    <w:t>.</w:t>
                  </w:r>
                  <w:r w:rsidR="00D828A0" w:rsidRPr="006017B5">
                    <w:rPr>
                      <w:szCs w:val="20"/>
                    </w:rPr>
                    <w:t xml:space="preserve"> </w:t>
                  </w:r>
                  <w:r w:rsidR="007A7C57" w:rsidRPr="006017B5">
                    <w:rPr>
                      <w:szCs w:val="20"/>
                    </w:rPr>
                    <w:t>Formatting the html for display (visualization) is the responsibility of the client</w:t>
                  </w:r>
                  <w:r w:rsidR="00D828A0" w:rsidRPr="006017B5">
                    <w:rPr>
                      <w:szCs w:val="20"/>
                    </w:rPr>
                    <w:t>.</w:t>
                  </w:r>
                  <w:r w:rsidRPr="006017B5">
                    <w:rPr>
                      <w:szCs w:val="20"/>
                    </w:rPr>
                    <w:t xml:space="preserve"> See Section </w:t>
                  </w:r>
                  <w:r w:rsidRPr="006017B5">
                    <w:rPr>
                      <w:szCs w:val="20"/>
                    </w:rPr>
                    <w:fldChar w:fldCharType="begin"/>
                  </w:r>
                  <w:r w:rsidRPr="006017B5">
                    <w:rPr>
                      <w:szCs w:val="20"/>
                    </w:rPr>
                    <w:instrText xml:space="preserve"> REF _Ref125633402 \r \h </w:instrText>
                  </w:r>
                  <w:r w:rsidRPr="006017B5">
                    <w:rPr>
                      <w:szCs w:val="20"/>
                    </w:rPr>
                  </w:r>
                  <w:r w:rsidRPr="006017B5">
                    <w:rPr>
                      <w:szCs w:val="20"/>
                    </w:rPr>
                    <w:fldChar w:fldCharType="separate"/>
                  </w:r>
                  <w:r w:rsidR="00BA352A">
                    <w:rPr>
                      <w:szCs w:val="20"/>
                    </w:rPr>
                    <w:t>7.1.6</w:t>
                  </w:r>
                  <w:r w:rsidRPr="006017B5">
                    <w:rPr>
                      <w:szCs w:val="20"/>
                    </w:rPr>
                    <w:fldChar w:fldCharType="end"/>
                  </w:r>
                  <w:r w:rsidRPr="006017B5">
                    <w:rPr>
                      <w:szCs w:val="20"/>
                    </w:rPr>
                    <w:t xml:space="preserve"> for a detailed description of the structure of the html report sent by this endpoint.</w:t>
                  </w:r>
                </w:p>
              </w:tc>
            </w:tr>
            <w:tr w:rsidR="006017B5" w:rsidRPr="00576AC2" w14:paraId="38E679D9" w14:textId="77777777" w:rsidTr="00F716C1">
              <w:tc>
                <w:tcPr>
                  <w:tcW w:w="1308" w:type="dxa"/>
                </w:tcPr>
                <w:p w14:paraId="7C676740" w14:textId="51A08200" w:rsidR="006017B5" w:rsidRPr="00E05E8F" w:rsidRDefault="006017B5" w:rsidP="00F716C1">
                  <w:pPr>
                    <w:rPr>
                      <w:i/>
                      <w:iCs/>
                      <w:szCs w:val="20"/>
                    </w:rPr>
                  </w:pPr>
                  <w:proofErr w:type="spellStart"/>
                  <w:r w:rsidRPr="006017B5">
                    <w:rPr>
                      <w:i/>
                      <w:iCs/>
                      <w:szCs w:val="20"/>
                    </w:rPr>
                    <w:t>error_report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25F10C1F" w14:textId="77777777" w:rsidR="006017B5" w:rsidRPr="00666005" w:rsidRDefault="006017B5" w:rsidP="00F716C1">
                  <w:pPr>
                    <w:rPr>
                      <w:i/>
                      <w:iCs/>
                      <w:szCs w:val="20"/>
                    </w:rPr>
                  </w:pPr>
                </w:p>
              </w:tc>
              <w:tc>
                <w:tcPr>
                  <w:tcW w:w="4429" w:type="dxa"/>
                </w:tcPr>
                <w:p w14:paraId="530290A0" w14:textId="77777777" w:rsidR="006017B5" w:rsidRDefault="006017B5" w:rsidP="00F716C1">
                  <w:pPr>
                    <w:rPr>
                      <w:szCs w:val="20"/>
                    </w:rPr>
                  </w:pPr>
                  <w:r w:rsidRPr="00576AC2">
                    <w:rPr>
                      <w:szCs w:val="20"/>
                    </w:rPr>
                    <w:t xml:space="preserve">Sent if the state of the task is </w:t>
                  </w:r>
                  <w:r w:rsidRPr="006017B5">
                    <w:rPr>
                      <w:i/>
                      <w:iCs/>
                      <w:color w:val="C00000"/>
                      <w:szCs w:val="20"/>
                    </w:rPr>
                    <w:t>Error</w:t>
                  </w:r>
                  <w:r w:rsidRPr="006017B5">
                    <w:rPr>
                      <w:color w:val="C00000"/>
                      <w:szCs w:val="20"/>
                    </w:rPr>
                    <w:t>.</w:t>
                  </w:r>
                  <w:r>
                    <w:rPr>
                      <w:szCs w:val="20"/>
                    </w:rPr>
                    <w:t xml:space="preserve"> This report contains a message about the error that occurred during the execution of the task.</w:t>
                  </w:r>
                  <w:r w:rsidR="00576AC2">
                    <w:rPr>
                      <w:szCs w:val="20"/>
                    </w:rPr>
                    <w:t xml:space="preserve"> The structure of the message is as follows:</w:t>
                  </w:r>
                </w:p>
                <w:p w14:paraId="6E14E343" w14:textId="0F24D40E" w:rsidR="00576AC2" w:rsidRPr="002D7449" w:rsidRDefault="00576AC2" w:rsidP="00576AC2">
                  <w:pPr>
                    <w:ind w:left="176"/>
                    <w:rPr>
                      <w:i/>
                      <w:iCs/>
                      <w:szCs w:val="20"/>
                    </w:rPr>
                  </w:pPr>
                  <w:r w:rsidRPr="002D7449">
                    <w:rPr>
                      <w:i/>
                      <w:iCs/>
                      <w:szCs w:val="20"/>
                    </w:rPr>
                    <w:t>&lt;div&gt;&lt;h3&gt;</w:t>
                  </w:r>
                  <w:r w:rsidRPr="002D7449">
                    <w:rPr>
                      <w:color w:val="C00000"/>
                      <w:szCs w:val="20"/>
                    </w:rPr>
                    <w:t>error message</w:t>
                  </w:r>
                  <w:r w:rsidRPr="002D7449">
                    <w:rPr>
                      <w:i/>
                      <w:iCs/>
                      <w:szCs w:val="20"/>
                    </w:rPr>
                    <w:t>&lt;/h3&gt;&lt;/div&gt;</w:t>
                  </w:r>
                </w:p>
                <w:p w14:paraId="2B6ABD22" w14:textId="483FCC5F" w:rsidR="00576AC2" w:rsidRPr="00576AC2" w:rsidRDefault="00576AC2" w:rsidP="00576AC2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By design, t</w:t>
                  </w:r>
                  <w:r w:rsidRPr="00576AC2">
                    <w:rPr>
                      <w:szCs w:val="20"/>
                    </w:rPr>
                    <w:t>he message sent to t</w:t>
                  </w:r>
                  <w:r>
                    <w:rPr>
                      <w:szCs w:val="20"/>
                    </w:rPr>
                    <w:t>he client omits some information to avoid disclosing information about the server (backend), e.g., the physical location of files in case a file cannot be loaded (found). The logs contain more detail information about any errors that may occur during the execution of a task.</w:t>
                  </w:r>
                  <w:r w:rsidR="009B5E5B">
                    <w:rPr>
                      <w:szCs w:val="20"/>
                    </w:rPr>
                    <w:t xml:space="preserve"> </w:t>
                  </w:r>
                  <w:commentRangeStart w:id="28"/>
                  <w:r w:rsidR="009B5E5B">
                    <w:rPr>
                      <w:szCs w:val="20"/>
                    </w:rPr>
                    <w:t xml:space="preserve">The </w:t>
                  </w:r>
                  <w:r w:rsidR="009B5E5B" w:rsidRPr="00576AC2">
                    <w:rPr>
                      <w:color w:val="C00000"/>
                      <w:szCs w:val="20"/>
                      <w:lang w:val="en-US"/>
                    </w:rPr>
                    <w:t>error message</w:t>
                  </w:r>
                  <w:r w:rsidR="009B5E5B" w:rsidRPr="009B5E5B">
                    <w:rPr>
                      <w:szCs w:val="20"/>
                      <w:lang w:val="en-US"/>
                    </w:rPr>
                    <w:t xml:space="preserve"> contains the task id that can be used to ask for support and track the error in the logs.</w:t>
                  </w:r>
                  <w:commentRangeEnd w:id="28"/>
                  <w:r w:rsidR="009B5E5B">
                    <w:rPr>
                      <w:rStyle w:val="Refdecomentrio"/>
                    </w:rPr>
                    <w:commentReference w:id="28"/>
                  </w:r>
                </w:p>
              </w:tc>
            </w:tr>
            <w:tr w:rsidR="00ED7793" w:rsidRPr="00576AC2" w14:paraId="06CCA82E" w14:textId="77777777" w:rsidTr="00F716C1">
              <w:tc>
                <w:tcPr>
                  <w:tcW w:w="1308" w:type="dxa"/>
                  <w:tcBorders>
                    <w:bottom w:val="single" w:sz="4" w:space="0" w:color="auto"/>
                  </w:tcBorders>
                </w:tcPr>
                <w:p w14:paraId="78282288" w14:textId="77777777" w:rsidR="00ED7793" w:rsidRPr="00576AC2" w:rsidRDefault="00ED7793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</w:tcPr>
                <w:p w14:paraId="36C1A5CE" w14:textId="77777777" w:rsidR="00ED7793" w:rsidRPr="00576AC2" w:rsidRDefault="00ED7793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4429" w:type="dxa"/>
                  <w:tcBorders>
                    <w:bottom w:val="single" w:sz="4" w:space="0" w:color="auto"/>
                  </w:tcBorders>
                </w:tcPr>
                <w:p w14:paraId="3E02A6FA" w14:textId="77777777" w:rsidR="00ED7793" w:rsidRPr="00576AC2" w:rsidRDefault="00ED7793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ED7793" w14:paraId="0068103B" w14:textId="77777777" w:rsidTr="00F716C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745C9AA4" w14:textId="77777777" w:rsidR="00ED7793" w:rsidRPr="00654583" w:rsidRDefault="00ED7793" w:rsidP="00F716C1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654583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654583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tbl>
                  <w:tblPr>
                    <w:tblStyle w:val="TabelacomGrelh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391"/>
                    <w:gridCol w:w="2434"/>
                  </w:tblGrid>
                  <w:tr w:rsidR="00ED7793" w14:paraId="3A10C1B0" w14:textId="77777777" w:rsidTr="00F716C1">
                    <w:tc>
                      <w:tcPr>
                        <w:tcW w:w="1391" w:type="dxa"/>
                      </w:tcPr>
                      <w:p w14:paraId="69E0849C" w14:textId="77777777" w:rsidR="00ED7793" w:rsidRPr="00302D2A" w:rsidRDefault="00ED7793" w:rsidP="00ED7793">
                        <w:pPr>
                          <w:rPr>
                            <w:szCs w:val="20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302D2A">
                          <w:rPr>
                            <w:i/>
                            <w:iCs/>
                            <w:szCs w:val="20"/>
                          </w:rPr>
                          <w:t>state</w:t>
                        </w:r>
                        <w:r w:rsidRPr="00302D2A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434" w:type="dxa"/>
                        <w:tcBorders>
                          <w:left w:val="nil"/>
                        </w:tcBorders>
                      </w:tcPr>
                      <w:p w14:paraId="654C4570" w14:textId="77777777" w:rsidR="00ED7793" w:rsidRPr="00302D2A" w:rsidRDefault="00ED7793" w:rsidP="00ED779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302D2A">
                          <w:rPr>
                            <w:szCs w:val="20"/>
                          </w:rPr>
                          <w:t>"Finished"</w:t>
                        </w:r>
                      </w:p>
                    </w:tc>
                  </w:tr>
                  <w:tr w:rsidR="00ED7793" w14:paraId="405E6B8F" w14:textId="77777777" w:rsidTr="00F716C1">
                    <w:tc>
                      <w:tcPr>
                        <w:tcW w:w="1391" w:type="dxa"/>
                      </w:tcPr>
                      <w:p w14:paraId="2FE35B46" w14:textId="77777777" w:rsidR="00ED7793" w:rsidRPr="00302D2A" w:rsidRDefault="00ED7793" w:rsidP="00ED7793">
                        <w:pPr>
                          <w:rPr>
                            <w:szCs w:val="20"/>
                          </w:rPr>
                        </w:pPr>
                        <w:r w:rsidRPr="00302D2A">
                          <w:rPr>
                            <w:szCs w:val="20"/>
                          </w:rPr>
                          <w:t>"</w:t>
                        </w:r>
                        <w:proofErr w:type="spellStart"/>
                        <w:r w:rsidRPr="00302D2A">
                          <w:rPr>
                            <w:i/>
                            <w:iCs/>
                            <w:szCs w:val="20"/>
                          </w:rPr>
                          <w:t>html_report</w:t>
                        </w:r>
                        <w:proofErr w:type="spellEnd"/>
                        <w:r w:rsidRPr="00302D2A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434" w:type="dxa"/>
                        <w:tcBorders>
                          <w:left w:val="nil"/>
                        </w:tcBorders>
                      </w:tcPr>
                      <w:p w14:paraId="40315A35" w14:textId="77777777" w:rsidR="00ED7793" w:rsidRPr="00302D2A" w:rsidRDefault="00ED7793" w:rsidP="00ED7793">
                        <w:pPr>
                          <w:rPr>
                            <w:szCs w:val="20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302D2A">
                          <w:rPr>
                            <w:szCs w:val="20"/>
                          </w:rPr>
                          <w:t>&lt;div&gt;…&lt;/div&gt;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</w:p>
                    </w:tc>
                  </w:tr>
                </w:tbl>
                <w:p w14:paraId="75E229BC" w14:textId="77777777" w:rsidR="00ED7793" w:rsidRPr="00654583" w:rsidRDefault="00ED7793" w:rsidP="00F716C1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33436673" w14:textId="77777777" w:rsidR="00ED7793" w:rsidRPr="00A92AA3" w:rsidRDefault="00ED7793" w:rsidP="00F716C1">
            <w:pPr>
              <w:rPr>
                <w:i/>
                <w:iCs/>
                <w:szCs w:val="20"/>
              </w:rPr>
            </w:pPr>
          </w:p>
        </w:tc>
      </w:tr>
      <w:tr w:rsidR="00ED7793" w14:paraId="4D9F308C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7B45E" w14:textId="77777777" w:rsidR="00ED7793" w:rsidRPr="006329F0" w:rsidRDefault="00ED7793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ED7793" w14:paraId="4398A13C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63FC0" w14:textId="77777777" w:rsidR="00ED7793" w:rsidRPr="00B77388" w:rsidRDefault="00ED7793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ED7793" w14:paraId="1124BDB8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6E57A2" w14:textId="77777777" w:rsidR="00ED7793" w:rsidRPr="00B77388" w:rsidRDefault="00ED7793" w:rsidP="00F716C1">
            <w:pPr>
              <w:rPr>
                <w:sz w:val="6"/>
                <w:szCs w:val="6"/>
              </w:rPr>
            </w:pPr>
          </w:p>
        </w:tc>
      </w:tr>
      <w:tr w:rsidR="00ED7793" w14:paraId="4B1DEC35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ED7793" w14:paraId="3676A388" w14:textId="77777777" w:rsidTr="00F716C1">
              <w:tc>
                <w:tcPr>
                  <w:tcW w:w="3438" w:type="dxa"/>
                </w:tcPr>
                <w:p w14:paraId="498EE37B" w14:textId="77777777" w:rsidR="00ED7793" w:rsidRPr="00691105" w:rsidRDefault="00ED7793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09B9C2E6" w14:textId="77777777" w:rsidR="00ED7793" w:rsidRDefault="00ED7793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ED7793" w14:paraId="34067A50" w14:textId="77777777" w:rsidTr="00F716C1">
              <w:tc>
                <w:tcPr>
                  <w:tcW w:w="3438" w:type="dxa"/>
                </w:tcPr>
                <w:p w14:paraId="006C782B" w14:textId="77777777" w:rsidR="00ED7793" w:rsidRPr="002C1843" w:rsidRDefault="00ED7793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2C1843">
                    <w:rPr>
                      <w:i/>
                      <w:iCs/>
                      <w:szCs w:val="20"/>
                    </w:rPr>
                    <w:t>Task not found</w:t>
                  </w:r>
                </w:p>
              </w:tc>
              <w:tc>
                <w:tcPr>
                  <w:tcW w:w="4987" w:type="dxa"/>
                </w:tcPr>
                <w:p w14:paraId="5C4AC257" w14:textId="77777777" w:rsidR="00ED7793" w:rsidRDefault="00ED7793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proofErr w:type="spellStart"/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proofErr w:type="spellEnd"/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404, </w:t>
                  </w:r>
                </w:p>
                <w:p w14:paraId="3B0E70B4" w14:textId="77777777" w:rsidR="00ED7793" w:rsidRDefault="00ED7793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00300">
                    <w:rPr>
                      <w:szCs w:val="20"/>
                    </w:rPr>
                    <w:t xml:space="preserve">Task </w:t>
                  </w:r>
                  <w:r w:rsidRPr="009E1690">
                    <w:rPr>
                      <w:i/>
                      <w:iCs/>
                      <w:szCs w:val="20"/>
                    </w:rPr>
                    <w:t>{</w:t>
                  </w:r>
                  <w:proofErr w:type="spellStart"/>
                  <w:r w:rsidRPr="009E1690">
                    <w:rPr>
                      <w:i/>
                      <w:iCs/>
                      <w:szCs w:val="20"/>
                    </w:rPr>
                    <w:t>task_id</w:t>
                  </w:r>
                  <w:proofErr w:type="spellEnd"/>
                  <w:r w:rsidRPr="009E1690">
                    <w:rPr>
                      <w:i/>
                      <w:iCs/>
                      <w:szCs w:val="20"/>
                    </w:rPr>
                    <w:t>}</w:t>
                  </w:r>
                  <w:r w:rsidRPr="00E00300">
                    <w:rPr>
                      <w:szCs w:val="20"/>
                    </w:rPr>
                    <w:t xml:space="preserve"> not found</w:t>
                  </w:r>
                  <w:r w:rsidRPr="00F544CE">
                    <w:rPr>
                      <w:szCs w:val="20"/>
                    </w:rPr>
                    <w:t>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778F2F7E" w14:textId="77777777" w:rsidR="00ED7793" w:rsidRDefault="00ED7793" w:rsidP="00F716C1"/>
        </w:tc>
      </w:tr>
      <w:tr w:rsidR="00ED7793" w14:paraId="3093D1B3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FB9BC6" w14:textId="77777777" w:rsidR="00ED7793" w:rsidRPr="006448D0" w:rsidRDefault="00ED7793" w:rsidP="00F716C1">
            <w:pPr>
              <w:spacing w:after="40"/>
              <w:rPr>
                <w:b/>
                <w:bCs/>
                <w:i/>
                <w:iCs/>
                <w:szCs w:val="20"/>
              </w:rPr>
            </w:pPr>
            <w:r w:rsidRPr="006448D0">
              <w:rPr>
                <w:b/>
                <w:bCs/>
                <w:i/>
                <w:iCs/>
              </w:rPr>
              <w:t>Discussion</w:t>
            </w:r>
          </w:p>
        </w:tc>
      </w:tr>
      <w:tr w:rsidR="00ED7793" w14:paraId="0CB01709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E0808B" w14:textId="77777777" w:rsidR="00ED7793" w:rsidRPr="006161F3" w:rsidRDefault="00ED7793" w:rsidP="00F716C1">
            <w:pPr>
              <w:pStyle w:val="PargrafodaLista"/>
              <w:numPr>
                <w:ilvl w:val="0"/>
                <w:numId w:val="17"/>
              </w:numPr>
              <w:spacing w:before="120"/>
              <w:ind w:left="465" w:hanging="284"/>
              <w:rPr>
                <w:color w:val="C00000"/>
                <w:szCs w:val="20"/>
              </w:rPr>
            </w:pPr>
            <w:r w:rsidRPr="00187858">
              <w:rPr>
                <w:color w:val="C00000"/>
                <w:szCs w:val="20"/>
              </w:rPr>
              <w:t xml:space="preserve">Should this API also </w:t>
            </w:r>
            <w:r>
              <w:rPr>
                <w:color w:val="C00000"/>
                <w:szCs w:val="20"/>
              </w:rPr>
              <w:t>expect (consider)</w:t>
            </w:r>
            <w:r w:rsidRPr="00187858">
              <w:rPr>
                <w:color w:val="C00000"/>
                <w:szCs w:val="20"/>
              </w:rPr>
              <w:t xml:space="preserve"> the </w:t>
            </w:r>
            <w:r w:rsidRPr="00187858">
              <w:rPr>
                <w:i/>
                <w:iCs/>
                <w:color w:val="C00000"/>
                <w:szCs w:val="20"/>
              </w:rPr>
              <w:t>client_id</w:t>
            </w:r>
            <w:r w:rsidRPr="00187858">
              <w:rPr>
                <w:color w:val="C00000"/>
                <w:szCs w:val="20"/>
              </w:rPr>
              <w:t>?</w:t>
            </w:r>
          </w:p>
        </w:tc>
      </w:tr>
    </w:tbl>
    <w:p w14:paraId="09B9DCDC" w14:textId="77777777" w:rsidR="00245B08" w:rsidRDefault="00245B08" w:rsidP="00245B08">
      <w:pPr>
        <w:pStyle w:val="Ttulo1"/>
        <w:numPr>
          <w:ilvl w:val="0"/>
          <w:numId w:val="14"/>
        </w:numPr>
        <w:ind w:left="284" w:hanging="284"/>
      </w:pPr>
      <w:bookmarkStart w:id="29" w:name="_Toc136795669"/>
      <w:r>
        <w:t>Annex A</w:t>
      </w:r>
      <w:bookmarkEnd w:id="29"/>
    </w:p>
    <w:p w14:paraId="3A5A91EE" w14:textId="77777777" w:rsidR="00245B08" w:rsidRDefault="00245B08" w:rsidP="00245B08">
      <w:pPr>
        <w:pStyle w:val="Ttulo3"/>
        <w:numPr>
          <w:ilvl w:val="2"/>
          <w:numId w:val="14"/>
        </w:numPr>
        <w:ind w:left="567" w:hanging="567"/>
      </w:pPr>
      <w:bookmarkStart w:id="30" w:name="_Ref123053829"/>
      <w:bookmarkStart w:id="31" w:name="_Toc136795670"/>
      <w:r>
        <w:t xml:space="preserve">Types of Models </w:t>
      </w:r>
      <w:r w:rsidRPr="007B3178">
        <w:t>Supported</w:t>
      </w:r>
      <w:r>
        <w:t xml:space="preserve"> (Available)</w:t>
      </w:r>
      <w:bookmarkEnd w:id="30"/>
      <w:bookmarkEnd w:id="31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8"/>
        <w:gridCol w:w="2840"/>
        <w:gridCol w:w="995"/>
        <w:gridCol w:w="2363"/>
      </w:tblGrid>
      <w:tr w:rsidR="00415837" w14:paraId="0316890A" w14:textId="0179B458" w:rsidTr="00415837">
        <w:tc>
          <w:tcPr>
            <w:tcW w:w="2828" w:type="dxa"/>
            <w:tcBorders>
              <w:bottom w:val="single" w:sz="4" w:space="0" w:color="auto"/>
            </w:tcBorders>
          </w:tcPr>
          <w:p w14:paraId="3F9D1F2B" w14:textId="77777777" w:rsidR="00415837" w:rsidRPr="00245B08" w:rsidRDefault="00415837" w:rsidP="00DA4868">
            <w:pPr>
              <w:rPr>
                <w:b/>
                <w:bCs/>
              </w:rPr>
            </w:pPr>
            <w:r w:rsidRPr="00245B08">
              <w:rPr>
                <w:b/>
                <w:bCs/>
              </w:rPr>
              <w:t>Model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09C187F2" w14:textId="77777777" w:rsidR="00415837" w:rsidRPr="00245B08" w:rsidRDefault="00415837" w:rsidP="00DA4868">
            <w:pPr>
              <w:rPr>
                <w:b/>
                <w:bCs/>
              </w:rPr>
            </w:pPr>
            <w:r>
              <w:rPr>
                <w:b/>
                <w:bCs/>
              </w:rPr>
              <w:t>Type (</w:t>
            </w:r>
            <w:proofErr w:type="spellStart"/>
            <w:r w:rsidRPr="00245B08">
              <w:rPr>
                <w:b/>
                <w:bCs/>
              </w:rPr>
              <w:t>model_type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995" w:type="dxa"/>
            <w:tcBorders>
              <w:bottom w:val="single" w:sz="4" w:space="0" w:color="auto"/>
            </w:tcBorders>
          </w:tcPr>
          <w:p w14:paraId="608901CA" w14:textId="25DC39B1" w:rsidR="00415837" w:rsidRPr="00245B08" w:rsidRDefault="00415837" w:rsidP="00DA4868">
            <w:pPr>
              <w:rPr>
                <w:b/>
                <w:bCs/>
              </w:rPr>
            </w:pPr>
            <w:r w:rsidRPr="00245B08">
              <w:rPr>
                <w:b/>
                <w:bCs/>
                <w:szCs w:val="20"/>
              </w:rPr>
              <w:t>Toolkit</w:t>
            </w:r>
            <w:r>
              <w:rPr>
                <w:rStyle w:val="Refdenotaderodap"/>
                <w:b/>
                <w:bCs/>
                <w:szCs w:val="20"/>
              </w:rPr>
              <w:footnoteReference w:id="3"/>
            </w:r>
          </w:p>
        </w:tc>
        <w:tc>
          <w:tcPr>
            <w:tcW w:w="2363" w:type="dxa"/>
            <w:tcBorders>
              <w:bottom w:val="single" w:sz="4" w:space="0" w:color="auto"/>
            </w:tcBorders>
          </w:tcPr>
          <w:p w14:paraId="35083AC8" w14:textId="23D81598" w:rsidR="00415837" w:rsidRPr="00245B08" w:rsidRDefault="00415837" w:rsidP="00DA4868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Use to Forecast</w:t>
            </w:r>
          </w:p>
        </w:tc>
      </w:tr>
      <w:tr w:rsidR="00415837" w:rsidRPr="00E94D8B" w14:paraId="448E20BB" w14:textId="17C3E7F2" w:rsidTr="00415837">
        <w:tc>
          <w:tcPr>
            <w:tcW w:w="2828" w:type="dxa"/>
            <w:tcBorders>
              <w:top w:val="single" w:sz="4" w:space="0" w:color="auto"/>
            </w:tcBorders>
          </w:tcPr>
          <w:p w14:paraId="7F2342B3" w14:textId="77777777" w:rsidR="00415837" w:rsidRPr="00E94D8B" w:rsidRDefault="00415837" w:rsidP="00DA4868">
            <w:pPr>
              <w:rPr>
                <w:b/>
                <w:bCs/>
                <w:sz w:val="4"/>
                <w:szCs w:val="4"/>
              </w:rPr>
            </w:pPr>
          </w:p>
        </w:tc>
        <w:tc>
          <w:tcPr>
            <w:tcW w:w="2840" w:type="dxa"/>
            <w:tcBorders>
              <w:top w:val="single" w:sz="4" w:space="0" w:color="auto"/>
            </w:tcBorders>
          </w:tcPr>
          <w:p w14:paraId="06C2BFAC" w14:textId="77777777" w:rsidR="00415837" w:rsidRPr="00E94D8B" w:rsidRDefault="00415837" w:rsidP="00DA4868">
            <w:pPr>
              <w:rPr>
                <w:b/>
                <w:bCs/>
                <w:sz w:val="4"/>
                <w:szCs w:val="4"/>
              </w:rPr>
            </w:pPr>
          </w:p>
        </w:tc>
        <w:tc>
          <w:tcPr>
            <w:tcW w:w="995" w:type="dxa"/>
            <w:tcBorders>
              <w:top w:val="single" w:sz="4" w:space="0" w:color="auto"/>
            </w:tcBorders>
          </w:tcPr>
          <w:p w14:paraId="783FD9A9" w14:textId="77777777" w:rsidR="00415837" w:rsidRPr="00E94D8B" w:rsidRDefault="00415837" w:rsidP="00DA4868">
            <w:pPr>
              <w:rPr>
                <w:b/>
                <w:bCs/>
                <w:sz w:val="4"/>
                <w:szCs w:val="4"/>
              </w:rPr>
            </w:pPr>
          </w:p>
        </w:tc>
        <w:tc>
          <w:tcPr>
            <w:tcW w:w="2363" w:type="dxa"/>
            <w:tcBorders>
              <w:top w:val="single" w:sz="4" w:space="0" w:color="auto"/>
            </w:tcBorders>
          </w:tcPr>
          <w:p w14:paraId="51A5F35C" w14:textId="77777777" w:rsidR="00415837" w:rsidRPr="00E94D8B" w:rsidRDefault="00415837" w:rsidP="00DA4868">
            <w:pPr>
              <w:rPr>
                <w:b/>
                <w:bCs/>
                <w:sz w:val="4"/>
                <w:szCs w:val="4"/>
              </w:rPr>
            </w:pPr>
          </w:p>
        </w:tc>
      </w:tr>
      <w:tr w:rsidR="00415837" w14:paraId="1E2CFCA1" w14:textId="6675FAB5" w:rsidTr="00415837">
        <w:tc>
          <w:tcPr>
            <w:tcW w:w="2828" w:type="dxa"/>
          </w:tcPr>
          <w:p w14:paraId="1293F244" w14:textId="77777777" w:rsidR="00415837" w:rsidRPr="00BE0420" w:rsidRDefault="00415837" w:rsidP="00DA4868">
            <w:r w:rsidRPr="00BE0420">
              <w:rPr>
                <w:szCs w:val="20"/>
              </w:rPr>
              <w:t>MLPRegressor</w:t>
            </w:r>
          </w:p>
        </w:tc>
        <w:tc>
          <w:tcPr>
            <w:tcW w:w="2840" w:type="dxa"/>
          </w:tcPr>
          <w:p w14:paraId="50C1E5EF" w14:textId="77777777" w:rsidR="00415837" w:rsidRPr="00245B08" w:rsidRDefault="00415837" w:rsidP="00DA4868">
            <w:pPr>
              <w:rPr>
                <w:i/>
                <w:iCs/>
              </w:rPr>
            </w:pPr>
            <w:r w:rsidRPr="00245B08">
              <w:rPr>
                <w:i/>
                <w:iCs/>
                <w:szCs w:val="20"/>
              </w:rPr>
              <w:t>MLPRegressor</w:t>
            </w:r>
          </w:p>
        </w:tc>
        <w:tc>
          <w:tcPr>
            <w:tcW w:w="995" w:type="dxa"/>
          </w:tcPr>
          <w:p w14:paraId="399EDA64" w14:textId="77777777" w:rsidR="00415837" w:rsidRPr="002A20AB" w:rsidRDefault="00415837" w:rsidP="00DA4868">
            <w:pPr>
              <w:rPr>
                <w:szCs w:val="20"/>
              </w:rPr>
            </w:pPr>
            <w:r w:rsidRPr="00AD5DCA">
              <w:t>sklearn</w:t>
            </w:r>
          </w:p>
        </w:tc>
        <w:tc>
          <w:tcPr>
            <w:tcW w:w="2363" w:type="dxa"/>
          </w:tcPr>
          <w:p w14:paraId="571FD1A9" w14:textId="3D3B250B" w:rsidR="00415837" w:rsidRPr="00AD5DCA" w:rsidRDefault="00415837" w:rsidP="00DA4868">
            <w:r>
              <w:t>Customer flow and Sizing.</w:t>
            </w:r>
          </w:p>
        </w:tc>
      </w:tr>
      <w:tr w:rsidR="00415837" w14:paraId="077FB7FB" w14:textId="7ABB2D69" w:rsidTr="00415837">
        <w:tc>
          <w:tcPr>
            <w:tcW w:w="2828" w:type="dxa"/>
          </w:tcPr>
          <w:p w14:paraId="3EE47F36" w14:textId="77777777" w:rsidR="00415837" w:rsidRPr="00BE0420" w:rsidRDefault="00415837" w:rsidP="00DA4868">
            <w:proofErr w:type="spellStart"/>
            <w:r w:rsidRPr="00BE0420">
              <w:rPr>
                <w:szCs w:val="20"/>
              </w:rPr>
              <w:t>HistGradientBoostingRegressor</w:t>
            </w:r>
            <w:proofErr w:type="spellEnd"/>
          </w:p>
        </w:tc>
        <w:tc>
          <w:tcPr>
            <w:tcW w:w="2840" w:type="dxa"/>
          </w:tcPr>
          <w:p w14:paraId="5EF10279" w14:textId="77777777" w:rsidR="00415837" w:rsidRPr="00245B08" w:rsidRDefault="00415837" w:rsidP="00DA4868">
            <w:pPr>
              <w:rPr>
                <w:i/>
                <w:iCs/>
              </w:rPr>
            </w:pPr>
            <w:r w:rsidRPr="00245B08">
              <w:rPr>
                <w:i/>
                <w:iCs/>
                <w:szCs w:val="20"/>
              </w:rPr>
              <w:t>HistGradientBoostingRegressor</w:t>
            </w:r>
          </w:p>
        </w:tc>
        <w:tc>
          <w:tcPr>
            <w:tcW w:w="995" w:type="dxa"/>
          </w:tcPr>
          <w:p w14:paraId="5EF8BD36" w14:textId="77777777" w:rsidR="00415837" w:rsidRPr="002A20AB" w:rsidRDefault="00415837" w:rsidP="00DA4868">
            <w:pPr>
              <w:rPr>
                <w:szCs w:val="20"/>
              </w:rPr>
            </w:pPr>
            <w:r w:rsidRPr="00AD5DCA">
              <w:t>sklearn</w:t>
            </w:r>
          </w:p>
        </w:tc>
        <w:tc>
          <w:tcPr>
            <w:tcW w:w="2363" w:type="dxa"/>
          </w:tcPr>
          <w:p w14:paraId="79CA205C" w14:textId="0E8E0CED" w:rsidR="00415837" w:rsidRPr="00AD5DCA" w:rsidRDefault="00415837" w:rsidP="00DA4868">
            <w:r>
              <w:t xml:space="preserve">Customer flow </w:t>
            </w:r>
            <w:r w:rsidRPr="00080A15">
              <w:rPr>
                <w:color w:val="A6A6A6" w:themeColor="background1" w:themeShade="A6"/>
              </w:rPr>
              <w:t>and Sizing</w:t>
            </w:r>
            <w:r>
              <w:t>.</w:t>
            </w:r>
          </w:p>
        </w:tc>
      </w:tr>
      <w:tr w:rsidR="00415837" w14:paraId="4B51F29A" w14:textId="5A485624" w:rsidTr="00415837">
        <w:tc>
          <w:tcPr>
            <w:tcW w:w="2828" w:type="dxa"/>
          </w:tcPr>
          <w:p w14:paraId="49C1D939" w14:textId="77777777" w:rsidR="00415837" w:rsidRPr="00BE0420" w:rsidRDefault="00415837" w:rsidP="00DA4868">
            <w:pPr>
              <w:rPr>
                <w:szCs w:val="20"/>
              </w:rPr>
            </w:pPr>
            <w:r w:rsidRPr="00BE0420">
              <w:rPr>
                <w:szCs w:val="20"/>
              </w:rPr>
              <w:t>Prophet</w:t>
            </w:r>
          </w:p>
        </w:tc>
        <w:tc>
          <w:tcPr>
            <w:tcW w:w="2840" w:type="dxa"/>
          </w:tcPr>
          <w:p w14:paraId="2CB72CA9" w14:textId="77777777" w:rsidR="00415837" w:rsidRPr="00245B08" w:rsidRDefault="00415837" w:rsidP="00DA4868">
            <w:pPr>
              <w:rPr>
                <w:i/>
                <w:iCs/>
              </w:rPr>
            </w:pPr>
            <w:r w:rsidRPr="00245B08">
              <w:rPr>
                <w:i/>
                <w:iCs/>
                <w:szCs w:val="20"/>
              </w:rPr>
              <w:t>Prophet</w:t>
            </w:r>
          </w:p>
        </w:tc>
        <w:tc>
          <w:tcPr>
            <w:tcW w:w="995" w:type="dxa"/>
          </w:tcPr>
          <w:p w14:paraId="0A3917C7" w14:textId="77777777" w:rsidR="00415837" w:rsidRPr="002A20AB" w:rsidRDefault="00415837" w:rsidP="00DA4868">
            <w:pPr>
              <w:rPr>
                <w:szCs w:val="20"/>
              </w:rPr>
            </w:pPr>
            <w:r>
              <w:t>p</w:t>
            </w:r>
            <w:r w:rsidRPr="00F224D3">
              <w:t>rophet</w:t>
            </w:r>
          </w:p>
        </w:tc>
        <w:tc>
          <w:tcPr>
            <w:tcW w:w="2363" w:type="dxa"/>
          </w:tcPr>
          <w:p w14:paraId="241D9280" w14:textId="16B09703" w:rsidR="00415837" w:rsidRDefault="00415837" w:rsidP="00DA4868">
            <w:r>
              <w:t xml:space="preserve">Customer flow </w:t>
            </w:r>
            <w:r w:rsidRPr="00080A15">
              <w:rPr>
                <w:color w:val="A6A6A6" w:themeColor="background1" w:themeShade="A6"/>
              </w:rPr>
              <w:t>and Sizing</w:t>
            </w:r>
            <w:r>
              <w:t>.</w:t>
            </w:r>
          </w:p>
        </w:tc>
      </w:tr>
      <w:tr w:rsidR="00415837" w14:paraId="1E6B9F63" w14:textId="1D89EFCD" w:rsidTr="00415837">
        <w:tc>
          <w:tcPr>
            <w:tcW w:w="2828" w:type="dxa"/>
          </w:tcPr>
          <w:p w14:paraId="379684CF" w14:textId="76AEC3A1" w:rsidR="00415837" w:rsidRPr="00BE0420" w:rsidRDefault="00415837" w:rsidP="00DA4868">
            <w:pPr>
              <w:rPr>
                <w:szCs w:val="20"/>
              </w:rPr>
            </w:pPr>
            <w:r w:rsidRPr="006D59DC">
              <w:rPr>
                <w:szCs w:val="20"/>
              </w:rPr>
              <w:t>RandomForestRegressor</w:t>
            </w:r>
          </w:p>
        </w:tc>
        <w:tc>
          <w:tcPr>
            <w:tcW w:w="2840" w:type="dxa"/>
          </w:tcPr>
          <w:p w14:paraId="2471D763" w14:textId="5AACFE9E" w:rsidR="00415837" w:rsidRPr="00245B08" w:rsidRDefault="00415837" w:rsidP="00DA4868">
            <w:pPr>
              <w:rPr>
                <w:i/>
                <w:iCs/>
                <w:szCs w:val="20"/>
              </w:rPr>
            </w:pPr>
            <w:r w:rsidRPr="006D59DC">
              <w:rPr>
                <w:i/>
                <w:iCs/>
                <w:szCs w:val="20"/>
              </w:rPr>
              <w:t>RandomForestRegressor</w:t>
            </w:r>
          </w:p>
        </w:tc>
        <w:tc>
          <w:tcPr>
            <w:tcW w:w="995" w:type="dxa"/>
          </w:tcPr>
          <w:p w14:paraId="3E60B0CE" w14:textId="7BB914EC" w:rsidR="00415837" w:rsidRDefault="00415837" w:rsidP="00DA4868">
            <w:r w:rsidRPr="00AD5DCA">
              <w:t>sklearn</w:t>
            </w:r>
          </w:p>
        </w:tc>
        <w:tc>
          <w:tcPr>
            <w:tcW w:w="2363" w:type="dxa"/>
          </w:tcPr>
          <w:p w14:paraId="4FC140E5" w14:textId="465DC806" w:rsidR="00415837" w:rsidRPr="00AD5DCA" w:rsidRDefault="00415837" w:rsidP="00DA4868">
            <w:r>
              <w:t>Sizing.</w:t>
            </w:r>
          </w:p>
        </w:tc>
      </w:tr>
    </w:tbl>
    <w:p w14:paraId="21D4D876" w14:textId="77777777" w:rsidR="00245B08" w:rsidRDefault="00245B08" w:rsidP="00245B08">
      <w:pPr>
        <w:pStyle w:val="Ttulo3"/>
        <w:numPr>
          <w:ilvl w:val="2"/>
          <w:numId w:val="14"/>
        </w:numPr>
        <w:ind w:left="567" w:hanging="567"/>
      </w:pPr>
      <w:bookmarkStart w:id="32" w:name="_Ref123054350"/>
      <w:bookmarkStart w:id="33" w:name="_Toc136795671"/>
      <w:r>
        <w:t>Task States</w:t>
      </w:r>
      <w:bookmarkEnd w:id="32"/>
      <w:bookmarkEnd w:id="33"/>
    </w:p>
    <w:tbl>
      <w:tblPr>
        <w:tblStyle w:val="SimplesTabela2"/>
        <w:tblW w:w="0" w:type="auto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  <w:tblPrChange w:id="34" w:author="José Duarte [2]" w:date="2023-06-03T22:07:00Z">
          <w:tblPr>
            <w:tblStyle w:val="SimplesTabela2"/>
            <w:tblW w:w="0" w:type="auto"/>
            <w:tblBorders>
              <w:top w:val="none" w:sz="0" w:space="0" w:color="auto"/>
              <w:bottom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027"/>
        <w:gridCol w:w="2268"/>
        <w:tblGridChange w:id="35">
          <w:tblGrid>
            <w:gridCol w:w="1134"/>
            <w:gridCol w:w="2547"/>
          </w:tblGrid>
        </w:tblGridChange>
      </w:tblGrid>
      <w:tr w:rsidR="00245B08" w:rsidRPr="003A4244" w14:paraId="2C444C81" w14:textId="77777777" w:rsidTr="003B4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bottom w:val="single" w:sz="4" w:space="0" w:color="auto"/>
            </w:tcBorders>
            <w:tcPrChange w:id="36" w:author="José Duarte [2]" w:date="2023-06-03T22:07:00Z">
              <w:tcPr>
                <w:tcW w:w="1134" w:type="dxa"/>
                <w:tcBorders>
                  <w:bottom w:val="single" w:sz="4" w:space="0" w:color="auto"/>
                </w:tcBorders>
              </w:tcPr>
            </w:tcPrChange>
          </w:tcPr>
          <w:p w14:paraId="7D80EA86" w14:textId="77777777" w:rsidR="00245B08" w:rsidRPr="003A4244" w:rsidRDefault="00245B08" w:rsidP="00DA4868">
            <w:pPr>
              <w:jc w:val="left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State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tcPrChange w:id="37" w:author="José Duarte [2]" w:date="2023-06-03T22:07:00Z">
              <w:tcPr>
                <w:tcW w:w="2547" w:type="dxa"/>
                <w:tcBorders>
                  <w:bottom w:val="single" w:sz="4" w:space="0" w:color="auto"/>
                </w:tcBorders>
              </w:tcPr>
            </w:tcPrChange>
          </w:tcPr>
          <w:p w14:paraId="55B217B5" w14:textId="77777777" w:rsidR="00245B08" w:rsidRPr="003A4244" w:rsidRDefault="00245B08" w:rsidP="00DA4868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szCs w:val="20"/>
              </w:rPr>
            </w:pPr>
            <w:r w:rsidRPr="003A4244">
              <w:rPr>
                <w:szCs w:val="20"/>
              </w:rPr>
              <w:t>Value</w:t>
            </w:r>
            <w:r>
              <w:rPr>
                <w:szCs w:val="20"/>
              </w:rPr>
              <w:t xml:space="preserve"> (used internally)</w:t>
            </w:r>
          </w:p>
        </w:tc>
      </w:tr>
      <w:tr w:rsidR="00E94D8B" w:rsidRPr="003A4244" w14:paraId="7925C949" w14:textId="77777777" w:rsidTr="003B4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top w:val="single" w:sz="4" w:space="0" w:color="auto"/>
              <w:bottom w:val="none" w:sz="0" w:space="0" w:color="auto"/>
            </w:tcBorders>
            <w:tcPrChange w:id="38" w:author="José Duarte [2]" w:date="2023-06-03T22:07:00Z">
              <w:tcPr>
                <w:tcW w:w="1134" w:type="dxa"/>
                <w:tcBorders>
                  <w:top w:val="single" w:sz="4" w:space="0" w:color="auto"/>
                  <w:bottom w:val="none" w:sz="0" w:space="0" w:color="auto"/>
                </w:tcBorders>
              </w:tcPr>
            </w:tcPrChange>
          </w:tcPr>
          <w:p w14:paraId="06222370" w14:textId="77777777" w:rsidR="00E94D8B" w:rsidRPr="00E94D8B" w:rsidRDefault="00E94D8B" w:rsidP="00DA4868">
            <w:pPr>
              <w:jc w:val="left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sz w:val="4"/>
                <w:szCs w:val="4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none" w:sz="0" w:space="0" w:color="auto"/>
            </w:tcBorders>
            <w:tcPrChange w:id="39" w:author="José Duarte [2]" w:date="2023-06-03T22:07:00Z">
              <w:tcPr>
                <w:tcW w:w="2547" w:type="dxa"/>
                <w:tcBorders>
                  <w:top w:val="single" w:sz="4" w:space="0" w:color="auto"/>
                  <w:bottom w:val="none" w:sz="0" w:space="0" w:color="auto"/>
                </w:tcBorders>
              </w:tcPr>
            </w:tcPrChange>
          </w:tcPr>
          <w:p w14:paraId="66B64299" w14:textId="77777777" w:rsidR="00E94D8B" w:rsidRPr="00E94D8B" w:rsidRDefault="00E94D8B" w:rsidP="00DA48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"/>
                <w:szCs w:val="4"/>
              </w:rPr>
            </w:pPr>
          </w:p>
        </w:tc>
      </w:tr>
      <w:tr w:rsidR="00245B08" w:rsidRPr="00B07A62" w14:paraId="0AAFCCAC" w14:textId="77777777" w:rsidTr="003B4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PrChange w:id="40" w:author="José Duarte [2]" w:date="2023-06-03T22:07:00Z">
              <w:tcPr>
                <w:tcW w:w="1134" w:type="dxa"/>
              </w:tcPr>
            </w:tcPrChange>
          </w:tcPr>
          <w:p w14:paraId="5337AADB" w14:textId="77777777" w:rsidR="00245B08" w:rsidRPr="00BE0420" w:rsidRDefault="00245B08" w:rsidP="00DA4868">
            <w:pPr>
              <w:jc w:val="left"/>
              <w:rPr>
                <w:b w:val="0"/>
                <w:bCs w:val="0"/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Created</w:t>
            </w:r>
          </w:p>
        </w:tc>
        <w:tc>
          <w:tcPr>
            <w:tcW w:w="2268" w:type="dxa"/>
            <w:tcPrChange w:id="41" w:author="José Duarte [2]" w:date="2023-06-03T22:07:00Z">
              <w:tcPr>
                <w:tcW w:w="2547" w:type="dxa"/>
              </w:tcPr>
            </w:tcPrChange>
          </w:tcPr>
          <w:p w14:paraId="19A28407" w14:textId="77777777" w:rsidR="00245B08" w:rsidRPr="00245B08" w:rsidRDefault="00245B08" w:rsidP="00DA48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  <w:szCs w:val="20"/>
              </w:rPr>
              <w:t>Created</w:t>
            </w:r>
          </w:p>
        </w:tc>
      </w:tr>
      <w:tr w:rsidR="00245B08" w:rsidRPr="00B07A62" w14:paraId="2971BA69" w14:textId="77777777" w:rsidTr="003B4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top w:val="none" w:sz="0" w:space="0" w:color="auto"/>
              <w:bottom w:val="none" w:sz="0" w:space="0" w:color="auto"/>
            </w:tcBorders>
            <w:tcPrChange w:id="42" w:author="José Duarte [2]" w:date="2023-06-03T22:07:00Z">
              <w:tcPr>
                <w:tcW w:w="1134" w:type="dxa"/>
                <w:tcBorders>
                  <w:top w:val="none" w:sz="0" w:space="0" w:color="auto"/>
                  <w:bottom w:val="none" w:sz="0" w:space="0" w:color="auto"/>
                </w:tcBorders>
              </w:tcPr>
            </w:tcPrChange>
          </w:tcPr>
          <w:p w14:paraId="154BAAF1" w14:textId="77777777" w:rsidR="00245B08" w:rsidRPr="00BE0420" w:rsidRDefault="00245B08" w:rsidP="00DA4868">
            <w:pPr>
              <w:jc w:val="left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Pending</w:t>
            </w:r>
          </w:p>
        </w:tc>
        <w:tc>
          <w:tcPr>
            <w:tcW w:w="2268" w:type="dxa"/>
            <w:tcBorders>
              <w:top w:val="none" w:sz="0" w:space="0" w:color="auto"/>
              <w:bottom w:val="none" w:sz="0" w:space="0" w:color="auto"/>
            </w:tcBorders>
            <w:tcPrChange w:id="43" w:author="José Duarte [2]" w:date="2023-06-03T22:07:00Z">
              <w:tcPr>
                <w:tcW w:w="2547" w:type="dxa"/>
                <w:tcBorders>
                  <w:top w:val="none" w:sz="0" w:space="0" w:color="auto"/>
                  <w:bottom w:val="none" w:sz="0" w:space="0" w:color="auto"/>
                </w:tcBorders>
              </w:tcPr>
            </w:tcPrChange>
          </w:tcPr>
          <w:p w14:paraId="12E9ABD5" w14:textId="77777777" w:rsidR="00245B08" w:rsidRPr="00245B08" w:rsidRDefault="00245B08" w:rsidP="00DA48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  <w:szCs w:val="20"/>
              </w:rPr>
              <w:t>Pending</w:t>
            </w:r>
          </w:p>
        </w:tc>
      </w:tr>
      <w:tr w:rsidR="00245B08" w:rsidRPr="00B07A62" w14:paraId="29839F8D" w14:textId="77777777" w:rsidTr="003B4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PrChange w:id="44" w:author="José Duarte [2]" w:date="2023-06-03T22:07:00Z">
              <w:tcPr>
                <w:tcW w:w="1134" w:type="dxa"/>
              </w:tcPr>
            </w:tcPrChange>
          </w:tcPr>
          <w:p w14:paraId="0B09122F" w14:textId="77777777" w:rsidR="00245B08" w:rsidRPr="00BE0420" w:rsidRDefault="00245B08" w:rsidP="00DA4868">
            <w:pPr>
              <w:jc w:val="left"/>
              <w:rPr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Executing</w:t>
            </w:r>
          </w:p>
        </w:tc>
        <w:tc>
          <w:tcPr>
            <w:tcW w:w="2268" w:type="dxa"/>
            <w:tcPrChange w:id="45" w:author="José Duarte [2]" w:date="2023-06-03T22:07:00Z">
              <w:tcPr>
                <w:tcW w:w="2547" w:type="dxa"/>
              </w:tcPr>
            </w:tcPrChange>
          </w:tcPr>
          <w:p w14:paraId="760B45D9" w14:textId="77777777" w:rsidR="00245B08" w:rsidRPr="00245B08" w:rsidRDefault="00245B08" w:rsidP="00DA48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</w:rPr>
              <w:t>Executing</w:t>
            </w:r>
          </w:p>
        </w:tc>
      </w:tr>
      <w:tr w:rsidR="00245B08" w:rsidRPr="00B07A62" w14:paraId="07C9CF50" w14:textId="77777777" w:rsidTr="003B4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top w:val="none" w:sz="0" w:space="0" w:color="auto"/>
              <w:bottom w:val="none" w:sz="0" w:space="0" w:color="auto"/>
            </w:tcBorders>
            <w:tcPrChange w:id="46" w:author="José Duarte [2]" w:date="2023-06-03T22:07:00Z">
              <w:tcPr>
                <w:tcW w:w="1134" w:type="dxa"/>
                <w:tcBorders>
                  <w:top w:val="none" w:sz="0" w:space="0" w:color="auto"/>
                  <w:bottom w:val="none" w:sz="0" w:space="0" w:color="auto"/>
                </w:tcBorders>
              </w:tcPr>
            </w:tcPrChange>
          </w:tcPr>
          <w:p w14:paraId="398CB8AB" w14:textId="77777777" w:rsidR="00245B08" w:rsidRPr="00BE0420" w:rsidRDefault="00245B08" w:rsidP="00DA4868">
            <w:pPr>
              <w:jc w:val="left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Finished</w:t>
            </w:r>
          </w:p>
        </w:tc>
        <w:tc>
          <w:tcPr>
            <w:tcW w:w="2268" w:type="dxa"/>
            <w:tcBorders>
              <w:top w:val="none" w:sz="0" w:space="0" w:color="auto"/>
              <w:bottom w:val="none" w:sz="0" w:space="0" w:color="auto"/>
            </w:tcBorders>
            <w:tcPrChange w:id="47" w:author="José Duarte [2]" w:date="2023-06-03T22:07:00Z">
              <w:tcPr>
                <w:tcW w:w="2547" w:type="dxa"/>
                <w:tcBorders>
                  <w:top w:val="none" w:sz="0" w:space="0" w:color="auto"/>
                  <w:bottom w:val="none" w:sz="0" w:space="0" w:color="auto"/>
                </w:tcBorders>
              </w:tcPr>
            </w:tcPrChange>
          </w:tcPr>
          <w:p w14:paraId="669546CB" w14:textId="77777777" w:rsidR="00245B08" w:rsidRPr="00245B08" w:rsidRDefault="00245B08" w:rsidP="00DA48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</w:rPr>
              <w:t>Finished</w:t>
            </w:r>
          </w:p>
        </w:tc>
      </w:tr>
      <w:tr w:rsidR="00245B08" w:rsidRPr="00B07A62" w14:paraId="6258D88D" w14:textId="77777777" w:rsidTr="003B4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PrChange w:id="48" w:author="José Duarte [2]" w:date="2023-06-03T22:07:00Z">
              <w:tcPr>
                <w:tcW w:w="1134" w:type="dxa"/>
              </w:tcPr>
            </w:tcPrChange>
          </w:tcPr>
          <w:p w14:paraId="6422E350" w14:textId="77777777" w:rsidR="00245B08" w:rsidRPr="00BE0420" w:rsidRDefault="00245B08" w:rsidP="00DA4868">
            <w:pPr>
              <w:jc w:val="left"/>
              <w:rPr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Error</w:t>
            </w:r>
          </w:p>
        </w:tc>
        <w:tc>
          <w:tcPr>
            <w:tcW w:w="2268" w:type="dxa"/>
            <w:tcPrChange w:id="49" w:author="José Duarte [2]" w:date="2023-06-03T22:07:00Z">
              <w:tcPr>
                <w:tcW w:w="2547" w:type="dxa"/>
              </w:tcPr>
            </w:tcPrChange>
          </w:tcPr>
          <w:p w14:paraId="29775732" w14:textId="77777777" w:rsidR="00245B08" w:rsidRPr="00245B08" w:rsidRDefault="00245B08" w:rsidP="00DA48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</w:rPr>
              <w:t>Error</w:t>
            </w:r>
          </w:p>
        </w:tc>
      </w:tr>
    </w:tbl>
    <w:p w14:paraId="2147B9A4" w14:textId="4D2A6D4E" w:rsidR="000E247F" w:rsidRDefault="000E247F" w:rsidP="000E247F">
      <w:pPr>
        <w:pStyle w:val="Ttulo3"/>
        <w:numPr>
          <w:ilvl w:val="2"/>
          <w:numId w:val="14"/>
        </w:numPr>
        <w:ind w:left="567" w:hanging="567"/>
      </w:pPr>
      <w:bookmarkStart w:id="50" w:name="_Ref123409222"/>
      <w:bookmarkStart w:id="51" w:name="_Toc136795672"/>
      <w:r>
        <w:t>Detail</w:t>
      </w:r>
      <w:bookmarkEnd w:id="50"/>
      <w:bookmarkEnd w:id="51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1843"/>
        <w:gridCol w:w="6464"/>
      </w:tblGrid>
      <w:tr w:rsidR="00E94D8B" w14:paraId="72B61753" w14:textId="77777777" w:rsidTr="00BB53AE">
        <w:tc>
          <w:tcPr>
            <w:tcW w:w="9016" w:type="dxa"/>
            <w:gridSpan w:val="3"/>
          </w:tcPr>
          <w:p w14:paraId="182586EE" w14:textId="5BC524CD" w:rsidR="00E94D8B" w:rsidRDefault="00E94D8B" w:rsidP="000E247F">
            <w:r>
              <w:t>Detail data structure.</w:t>
            </w:r>
          </w:p>
        </w:tc>
      </w:tr>
      <w:tr w:rsidR="00E94D8B" w14:paraId="0D1159C4" w14:textId="77777777" w:rsidTr="00BB53AE">
        <w:tc>
          <w:tcPr>
            <w:tcW w:w="9016" w:type="dxa"/>
            <w:gridSpan w:val="3"/>
          </w:tcPr>
          <w:p w14:paraId="1089AF28" w14:textId="77777777" w:rsidR="00E94D8B" w:rsidRPr="00E94D8B" w:rsidRDefault="00E94D8B" w:rsidP="000E247F">
            <w:pPr>
              <w:rPr>
                <w:sz w:val="4"/>
                <w:szCs w:val="4"/>
              </w:rPr>
            </w:pPr>
          </w:p>
        </w:tc>
      </w:tr>
      <w:tr w:rsidR="00E94D8B" w14:paraId="24A4BBD6" w14:textId="77777777" w:rsidTr="000E247F">
        <w:tc>
          <w:tcPr>
            <w:tcW w:w="709" w:type="dxa"/>
          </w:tcPr>
          <w:p w14:paraId="5CFF1C1C" w14:textId="31C6BA1A" w:rsidR="00E94D8B" w:rsidRPr="00E94D8B" w:rsidRDefault="00E94D8B" w:rsidP="00E94D8B">
            <w:pPr>
              <w:rPr>
                <w:i/>
                <w:iCs/>
                <w:szCs w:val="20"/>
              </w:rPr>
            </w:pPr>
            <w:r w:rsidRPr="00E94D8B">
              <w:rPr>
                <w:i/>
                <w:iCs/>
                <w:szCs w:val="20"/>
              </w:rPr>
              <w:t>loc</w:t>
            </w:r>
          </w:p>
        </w:tc>
        <w:tc>
          <w:tcPr>
            <w:tcW w:w="1843" w:type="dxa"/>
          </w:tcPr>
          <w:p w14:paraId="41E64CD7" w14:textId="2FDE4D64" w:rsidR="00E94D8B" w:rsidRDefault="00E94D8B" w:rsidP="00E94D8B">
            <w:pPr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>List[</w:t>
            </w:r>
            <w:proofErr w:type="spellStart"/>
            <w:r w:rsidRPr="00D92243">
              <w:rPr>
                <w:i/>
                <w:iCs/>
                <w:szCs w:val="20"/>
              </w:rPr>
              <w:t>integer</w:t>
            </w:r>
            <w:r>
              <w:rPr>
                <w:i/>
                <w:iCs/>
                <w:szCs w:val="20"/>
              </w:rPr>
              <w:t>|</w:t>
            </w:r>
            <w:r w:rsidRPr="00D92243">
              <w:rPr>
                <w:i/>
                <w:iCs/>
                <w:szCs w:val="20"/>
              </w:rPr>
              <w:t>string</w:t>
            </w:r>
            <w:proofErr w:type="spellEnd"/>
            <w:r>
              <w:rPr>
                <w:i/>
                <w:iCs/>
                <w:szCs w:val="20"/>
              </w:rPr>
              <w:t>]</w:t>
            </w:r>
          </w:p>
        </w:tc>
        <w:tc>
          <w:tcPr>
            <w:tcW w:w="6464" w:type="dxa"/>
          </w:tcPr>
          <w:p w14:paraId="3B1EB8CF" w14:textId="7E4BB5EA" w:rsidR="00E94D8B" w:rsidRDefault="00E94D8B" w:rsidP="00E94D8B">
            <w:pPr>
              <w:rPr>
                <w:szCs w:val="20"/>
              </w:rPr>
            </w:pPr>
            <w:r>
              <w:rPr>
                <w:szCs w:val="20"/>
              </w:rPr>
              <w:t xml:space="preserve">Location of the error </w:t>
            </w:r>
            <w:r>
              <w:rPr>
                <w:i/>
                <w:iCs/>
                <w:szCs w:val="20"/>
              </w:rPr>
              <w:t>List[</w:t>
            </w:r>
            <w:r w:rsidRPr="00D92243">
              <w:rPr>
                <w:i/>
                <w:iCs/>
                <w:szCs w:val="20"/>
              </w:rPr>
              <w:t>integer</w:t>
            </w:r>
            <w:r>
              <w:rPr>
                <w:i/>
                <w:iCs/>
                <w:szCs w:val="20"/>
              </w:rPr>
              <w:t>] or List[</w:t>
            </w:r>
            <w:r w:rsidRPr="00D92243">
              <w:rPr>
                <w:i/>
                <w:iCs/>
                <w:szCs w:val="20"/>
              </w:rPr>
              <w:t>string</w:t>
            </w:r>
            <w:r>
              <w:rPr>
                <w:i/>
                <w:iCs/>
                <w:szCs w:val="20"/>
              </w:rPr>
              <w:t>]</w:t>
            </w:r>
            <w:r>
              <w:rPr>
                <w:szCs w:val="20"/>
              </w:rPr>
              <w:t>.</w:t>
            </w:r>
          </w:p>
        </w:tc>
      </w:tr>
      <w:tr w:rsidR="000E247F" w14:paraId="47CE5181" w14:textId="77777777" w:rsidTr="000E247F">
        <w:tc>
          <w:tcPr>
            <w:tcW w:w="709" w:type="dxa"/>
          </w:tcPr>
          <w:p w14:paraId="4EA9B434" w14:textId="4D49060D" w:rsidR="000E247F" w:rsidRPr="00E94D8B" w:rsidRDefault="000E247F" w:rsidP="000E247F">
            <w:proofErr w:type="spellStart"/>
            <w:r w:rsidRPr="00E94D8B">
              <w:rPr>
                <w:i/>
                <w:iCs/>
                <w:szCs w:val="20"/>
              </w:rPr>
              <w:t>msg</w:t>
            </w:r>
            <w:proofErr w:type="spellEnd"/>
          </w:p>
        </w:tc>
        <w:tc>
          <w:tcPr>
            <w:tcW w:w="1843" w:type="dxa"/>
          </w:tcPr>
          <w:p w14:paraId="5F72FBD7" w14:textId="691DD152" w:rsidR="000E247F" w:rsidRDefault="000E247F" w:rsidP="000E247F">
            <w:r w:rsidRPr="00D92243">
              <w:rPr>
                <w:i/>
                <w:iCs/>
                <w:szCs w:val="20"/>
              </w:rPr>
              <w:t>string</w:t>
            </w:r>
          </w:p>
        </w:tc>
        <w:tc>
          <w:tcPr>
            <w:tcW w:w="6464" w:type="dxa"/>
          </w:tcPr>
          <w:p w14:paraId="593455D9" w14:textId="7D81CEE2" w:rsidR="000E247F" w:rsidRDefault="000E247F" w:rsidP="000E247F">
            <w:r>
              <w:rPr>
                <w:szCs w:val="20"/>
              </w:rPr>
              <w:t>Message associated with the error.</w:t>
            </w:r>
          </w:p>
        </w:tc>
      </w:tr>
      <w:tr w:rsidR="000E247F" w14:paraId="505CB7F1" w14:textId="77777777" w:rsidTr="000E247F">
        <w:tc>
          <w:tcPr>
            <w:tcW w:w="709" w:type="dxa"/>
          </w:tcPr>
          <w:p w14:paraId="51199C60" w14:textId="057A1192" w:rsidR="000E247F" w:rsidRPr="00E94D8B" w:rsidRDefault="000E247F" w:rsidP="000E247F">
            <w:r w:rsidRPr="00E94D8B">
              <w:rPr>
                <w:i/>
                <w:iCs/>
                <w:szCs w:val="20"/>
              </w:rPr>
              <w:t>type</w:t>
            </w:r>
          </w:p>
        </w:tc>
        <w:tc>
          <w:tcPr>
            <w:tcW w:w="1843" w:type="dxa"/>
          </w:tcPr>
          <w:p w14:paraId="5E90F8E6" w14:textId="37F4332C" w:rsidR="000E247F" w:rsidRDefault="000E247F" w:rsidP="000E247F">
            <w:r w:rsidRPr="00D92243">
              <w:rPr>
                <w:i/>
                <w:iCs/>
                <w:szCs w:val="20"/>
              </w:rPr>
              <w:t>string</w:t>
            </w:r>
          </w:p>
        </w:tc>
        <w:tc>
          <w:tcPr>
            <w:tcW w:w="6464" w:type="dxa"/>
          </w:tcPr>
          <w:p w14:paraId="7AA96A37" w14:textId="77EABF51" w:rsidR="000E247F" w:rsidRDefault="000E247F" w:rsidP="000E247F">
            <w:r w:rsidRPr="005D2F16">
              <w:rPr>
                <w:szCs w:val="20"/>
              </w:rPr>
              <w:t>Type</w:t>
            </w:r>
            <w:r>
              <w:rPr>
                <w:szCs w:val="20"/>
              </w:rPr>
              <w:t xml:space="preserve"> of error.</w:t>
            </w:r>
          </w:p>
        </w:tc>
      </w:tr>
    </w:tbl>
    <w:p w14:paraId="4C0D9D1A" w14:textId="6A34EEE9" w:rsidR="00F52D56" w:rsidRDefault="00983BE2" w:rsidP="00F52D56">
      <w:pPr>
        <w:pStyle w:val="Ttulo3"/>
        <w:numPr>
          <w:ilvl w:val="2"/>
          <w:numId w:val="14"/>
        </w:numPr>
        <w:ind w:left="567" w:hanging="567"/>
      </w:pPr>
      <w:bookmarkStart w:id="52" w:name="_Ref123419689"/>
      <w:bookmarkStart w:id="53" w:name="_Toc136795673"/>
      <w:r>
        <w:lastRenderedPageBreak/>
        <w:t>Input Data Structures for Forecasting</w:t>
      </w:r>
      <w:bookmarkEnd w:id="52"/>
      <w:bookmarkEnd w:id="53"/>
    </w:p>
    <w:tbl>
      <w:tblPr>
        <w:tblStyle w:val="SimplesTabela1"/>
        <w:tblW w:w="9026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0"/>
        <w:gridCol w:w="6176"/>
      </w:tblGrid>
      <w:tr w:rsidR="00983BE2" w14:paraId="67B4AD66" w14:textId="77777777" w:rsidTr="00DA4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7DBF438B" w14:textId="77777777" w:rsidR="00983BE2" w:rsidRDefault="00983BE2" w:rsidP="00DA4868">
            <w:pPr>
              <w:rPr>
                <w:rFonts w:ascii="Courier" w:hAnsi="Courier"/>
                <w:color w:val="333333"/>
                <w:szCs w:val="20"/>
              </w:rPr>
            </w:pPr>
            <w:bookmarkStart w:id="54" w:name="_Ref122825934"/>
            <w:r>
              <w:rPr>
                <w:szCs w:val="20"/>
              </w:rPr>
              <w:t>Model</w:t>
            </w:r>
          </w:p>
        </w:tc>
        <w:tc>
          <w:tcPr>
            <w:tcW w:w="6176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2D8F2615" w14:textId="77777777" w:rsidR="00983BE2" w:rsidRDefault="00983BE2" w:rsidP="00DA48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t>Input Data Structure</w:t>
            </w:r>
          </w:p>
        </w:tc>
      </w:tr>
      <w:tr w:rsidR="00983BE2" w14:paraId="0ADDCC88" w14:textId="77777777" w:rsidTr="00DA4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shd w:val="clear" w:color="auto" w:fill="FFFFFF" w:themeFill="background1"/>
          </w:tcPr>
          <w:p w14:paraId="196CFD9F" w14:textId="05B4504A" w:rsidR="00983BE2" w:rsidRDefault="00983BE2" w:rsidP="00983BE2">
            <w:pPr>
              <w:pStyle w:val="Cabealhodondice"/>
              <w:rPr>
                <w:rStyle w:val="nfaseDiscreta"/>
                <w:i/>
                <w:iCs w:val="0"/>
                <w:color w:val="auto"/>
              </w:rPr>
            </w:pPr>
            <w:r w:rsidRPr="002C0F4A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lastRenderedPageBreak/>
              <w:t>MLPRegressor</w:t>
            </w:r>
          </w:p>
          <w:p w14:paraId="7178D3C3" w14:textId="4360D879" w:rsidR="00983BE2" w:rsidRDefault="00983BE2" w:rsidP="00983BE2">
            <w:pPr>
              <w:rPr>
                <w:b w:val="0"/>
                <w:bCs w:val="0"/>
                <w:lang w:val="en-US"/>
              </w:rPr>
            </w:pPr>
          </w:p>
          <w:p w14:paraId="755D84E0" w14:textId="1FBF8D4C" w:rsidR="00983BE2" w:rsidRDefault="00983BE2" w:rsidP="00983BE2">
            <w:pPr>
              <w:rPr>
                <w:b w:val="0"/>
                <w:bCs w:val="0"/>
                <w:lang w:val="en-US"/>
              </w:rPr>
            </w:pPr>
          </w:p>
          <w:p w14:paraId="129C6345" w14:textId="14990C8F" w:rsidR="00983BE2" w:rsidRDefault="00983BE2" w:rsidP="00983BE2">
            <w:pPr>
              <w:rPr>
                <w:b w:val="0"/>
                <w:bCs w:val="0"/>
                <w:lang w:val="en-US"/>
              </w:rPr>
            </w:pPr>
          </w:p>
          <w:p w14:paraId="4E839028" w14:textId="283E2FF1" w:rsidR="00983BE2" w:rsidRDefault="00983BE2" w:rsidP="00983BE2">
            <w:pPr>
              <w:rPr>
                <w:b w:val="0"/>
                <w:bCs w:val="0"/>
                <w:lang w:val="en-US"/>
              </w:rPr>
            </w:pPr>
          </w:p>
          <w:p w14:paraId="74C1E91E" w14:textId="5E75774F" w:rsidR="00983BE2" w:rsidRDefault="00983BE2" w:rsidP="00983BE2">
            <w:pPr>
              <w:rPr>
                <w:lang w:val="en-US"/>
              </w:rPr>
            </w:pPr>
          </w:p>
          <w:p w14:paraId="5B6EE8D7" w14:textId="34C51570" w:rsidR="00B9287C" w:rsidRDefault="00B9287C" w:rsidP="00983BE2">
            <w:pPr>
              <w:rPr>
                <w:b w:val="0"/>
                <w:bCs w:val="0"/>
                <w:lang w:val="en-US"/>
              </w:rPr>
            </w:pPr>
          </w:p>
          <w:p w14:paraId="07D43119" w14:textId="47410CC4" w:rsidR="00B9287C" w:rsidRDefault="00B9287C" w:rsidP="00983BE2">
            <w:pPr>
              <w:rPr>
                <w:b w:val="0"/>
                <w:bCs w:val="0"/>
                <w:lang w:val="en-US"/>
              </w:rPr>
            </w:pPr>
          </w:p>
          <w:p w14:paraId="259394F8" w14:textId="7D401EE7" w:rsidR="00B9287C" w:rsidRDefault="00B9287C" w:rsidP="00983BE2">
            <w:pPr>
              <w:rPr>
                <w:b w:val="0"/>
                <w:bCs w:val="0"/>
                <w:lang w:val="en-US"/>
              </w:rPr>
            </w:pPr>
          </w:p>
          <w:p w14:paraId="1FEE6EB1" w14:textId="19195000" w:rsidR="00972A01" w:rsidRDefault="00972A01" w:rsidP="00983BE2">
            <w:pPr>
              <w:rPr>
                <w:b w:val="0"/>
                <w:bCs w:val="0"/>
                <w:lang w:val="en-US"/>
              </w:rPr>
            </w:pPr>
          </w:p>
          <w:p w14:paraId="7B1EBF5A" w14:textId="659FD81A" w:rsidR="00972A01" w:rsidRDefault="00972A01" w:rsidP="00983BE2">
            <w:pPr>
              <w:rPr>
                <w:b w:val="0"/>
                <w:bCs w:val="0"/>
                <w:lang w:val="en-US"/>
              </w:rPr>
            </w:pPr>
          </w:p>
          <w:p w14:paraId="403259C0" w14:textId="66AA01B3" w:rsidR="00972A01" w:rsidRDefault="00972A01" w:rsidP="00983BE2">
            <w:pPr>
              <w:rPr>
                <w:b w:val="0"/>
                <w:bCs w:val="0"/>
                <w:lang w:val="en-US"/>
              </w:rPr>
            </w:pPr>
          </w:p>
          <w:p w14:paraId="23101FE6" w14:textId="77777777" w:rsidR="00972A01" w:rsidRDefault="00972A01" w:rsidP="00983BE2">
            <w:pPr>
              <w:rPr>
                <w:lang w:val="en-US"/>
              </w:rPr>
            </w:pPr>
          </w:p>
          <w:p w14:paraId="6FDF7A29" w14:textId="77777777" w:rsidR="00B9287C" w:rsidRDefault="00B9287C" w:rsidP="00983BE2">
            <w:pPr>
              <w:rPr>
                <w:lang w:val="en-US"/>
              </w:rPr>
            </w:pPr>
          </w:p>
          <w:p w14:paraId="021D04B6" w14:textId="77777777" w:rsidR="007C0EC2" w:rsidRPr="0080271F" w:rsidRDefault="007C0EC2" w:rsidP="007C0EC2">
            <w:pPr>
              <w:pStyle w:val="Cabealhodondice"/>
              <w:rPr>
                <w:rStyle w:val="nfaseDiscreta"/>
                <w:b w:val="0"/>
                <w:bCs w:val="0"/>
                <w:i/>
                <w:iCs w:val="0"/>
                <w:color w:val="auto"/>
              </w:rPr>
            </w:pPr>
            <w:proofErr w:type="spellStart"/>
            <w:r w:rsidRPr="0080271F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t>MLPRegressor</w:t>
            </w:r>
            <w:proofErr w:type="spellEnd"/>
            <w:r w:rsidRPr="0080271F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t xml:space="preserve"> </w:t>
            </w:r>
            <w:r w:rsidRPr="0080271F">
              <w:rPr>
                <w:rStyle w:val="nfaseDiscreta"/>
                <w:b w:val="0"/>
                <w:bCs w:val="0"/>
                <w:i/>
              </w:rPr>
              <w:t>with</w:t>
            </w:r>
          </w:p>
          <w:p w14:paraId="03CCE636" w14:textId="2E4A7A1B" w:rsidR="007C0EC2" w:rsidRDefault="007C0EC2" w:rsidP="007C0EC2">
            <w:pPr>
              <w:rPr>
                <w:lang w:val="en-US"/>
              </w:rPr>
            </w:pPr>
            <w:r w:rsidRPr="0080271F">
              <w:rPr>
                <w:b w:val="0"/>
                <w:bCs w:val="0"/>
                <w:i/>
                <w:iCs/>
                <w:szCs w:val="20"/>
              </w:rPr>
              <w:t>customer_flow_and_team_size</w:t>
            </w:r>
            <w:r>
              <w:rPr>
                <w:b w:val="0"/>
                <w:bCs w:val="0"/>
                <w:i/>
                <w:iCs/>
                <w:szCs w:val="20"/>
              </w:rPr>
              <w:t xml:space="preserve"> = True</w:t>
            </w:r>
          </w:p>
          <w:p w14:paraId="60E51C9E" w14:textId="77777777" w:rsidR="007C0EC2" w:rsidRDefault="007C0EC2" w:rsidP="00983BE2">
            <w:pPr>
              <w:rPr>
                <w:lang w:val="en-US"/>
              </w:rPr>
            </w:pPr>
          </w:p>
          <w:p w14:paraId="027AEB3F" w14:textId="77777777" w:rsidR="007C0EC2" w:rsidRDefault="007C0EC2" w:rsidP="00983BE2">
            <w:pPr>
              <w:rPr>
                <w:b w:val="0"/>
                <w:bCs w:val="0"/>
                <w:lang w:val="en-US"/>
              </w:rPr>
            </w:pPr>
          </w:p>
          <w:p w14:paraId="27080F14" w14:textId="77777777" w:rsidR="007C0EC2" w:rsidRDefault="007C0EC2" w:rsidP="00983BE2">
            <w:pPr>
              <w:pStyle w:val="Cabealhodondice"/>
            </w:pPr>
          </w:p>
          <w:p w14:paraId="10A6998E" w14:textId="77777777" w:rsidR="007C0EC2" w:rsidRDefault="007C0EC2" w:rsidP="00983BE2">
            <w:pPr>
              <w:pStyle w:val="Cabealhodondice"/>
            </w:pPr>
          </w:p>
          <w:p w14:paraId="3E0FDD95" w14:textId="77777777" w:rsidR="007C0EC2" w:rsidRDefault="007C0EC2" w:rsidP="00983BE2">
            <w:pPr>
              <w:pStyle w:val="Cabealhodondice"/>
              <w:rPr>
                <w:b w:val="0"/>
                <w:bCs w:val="0"/>
              </w:rPr>
            </w:pPr>
          </w:p>
          <w:p w14:paraId="183D893D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5EEF59D0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2D1FFD8D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4DC72B8E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3C267DA1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58B00705" w14:textId="77777777" w:rsidR="007C0EC2" w:rsidRDefault="007C0EC2" w:rsidP="007C0EC2">
            <w:pPr>
              <w:rPr>
                <w:lang w:val="en-US"/>
              </w:rPr>
            </w:pPr>
          </w:p>
          <w:p w14:paraId="61240CA0" w14:textId="77777777" w:rsidR="00307ACD" w:rsidRDefault="00307ACD" w:rsidP="007C0EC2">
            <w:pPr>
              <w:rPr>
                <w:lang w:val="en-US"/>
              </w:rPr>
            </w:pPr>
          </w:p>
          <w:p w14:paraId="4A4C4C02" w14:textId="77777777" w:rsidR="00307ACD" w:rsidRDefault="00307ACD" w:rsidP="007C0EC2">
            <w:pPr>
              <w:rPr>
                <w:lang w:val="en-US"/>
              </w:rPr>
            </w:pPr>
          </w:p>
          <w:p w14:paraId="7FF3B499" w14:textId="77777777" w:rsidR="00086797" w:rsidRDefault="00086797" w:rsidP="007C0EC2">
            <w:pPr>
              <w:rPr>
                <w:lang w:val="en-US"/>
              </w:rPr>
            </w:pPr>
          </w:p>
          <w:p w14:paraId="77A2E038" w14:textId="77777777" w:rsidR="00086797" w:rsidRDefault="00086797" w:rsidP="007C0EC2">
            <w:pPr>
              <w:rPr>
                <w:lang w:val="en-US"/>
              </w:rPr>
            </w:pPr>
          </w:p>
          <w:p w14:paraId="6B1B3689" w14:textId="77777777" w:rsidR="00086797" w:rsidRDefault="00086797" w:rsidP="007C0EC2">
            <w:pPr>
              <w:rPr>
                <w:b w:val="0"/>
                <w:bCs w:val="0"/>
                <w:lang w:val="en-US"/>
              </w:rPr>
            </w:pPr>
          </w:p>
          <w:p w14:paraId="04530D9D" w14:textId="77777777" w:rsidR="007C0EC2" w:rsidRDefault="007C0EC2" w:rsidP="00983BE2">
            <w:pPr>
              <w:pStyle w:val="Cabealhodondice"/>
              <w:rPr>
                <w:b w:val="0"/>
                <w:bCs w:val="0"/>
              </w:rPr>
            </w:pPr>
          </w:p>
          <w:p w14:paraId="74EFE9F1" w14:textId="77777777" w:rsidR="003C190B" w:rsidRPr="003C190B" w:rsidRDefault="003C190B" w:rsidP="003C190B">
            <w:pPr>
              <w:rPr>
                <w:lang w:val="en-US"/>
              </w:rPr>
            </w:pPr>
          </w:p>
          <w:p w14:paraId="054A6EE5" w14:textId="01B47E04" w:rsidR="00983BE2" w:rsidRDefault="00983BE2" w:rsidP="00983BE2">
            <w:pPr>
              <w:pStyle w:val="Cabealhodondice"/>
            </w:pPr>
            <w:proofErr w:type="spellStart"/>
            <w:r w:rsidRPr="002C0F4A">
              <w:rPr>
                <w:b w:val="0"/>
                <w:bCs w:val="0"/>
              </w:rPr>
              <w:t>HistGradientBoostingRegressor</w:t>
            </w:r>
            <w:proofErr w:type="spellEnd"/>
          </w:p>
          <w:p w14:paraId="138CE82A" w14:textId="5241253E" w:rsidR="00983BE2" w:rsidRPr="00AB544D" w:rsidRDefault="00983BE2" w:rsidP="00983BE2">
            <w:pPr>
              <w:rPr>
                <w:lang w:val="en-US"/>
              </w:rPr>
            </w:pPr>
            <w:r w:rsidRPr="00F224D3">
              <w:rPr>
                <w:b w:val="0"/>
                <w:bCs w:val="0"/>
                <w:i/>
                <w:iCs/>
                <w:szCs w:val="20"/>
              </w:rPr>
              <w:t>Prophet</w:t>
            </w:r>
          </w:p>
          <w:p w14:paraId="2040DD41" w14:textId="77777777" w:rsidR="00983BE2" w:rsidRDefault="00983BE2" w:rsidP="00983BE2">
            <w:pPr>
              <w:rPr>
                <w:i/>
                <w:iCs/>
                <w:szCs w:val="20"/>
              </w:rPr>
            </w:pPr>
          </w:p>
          <w:p w14:paraId="607591A1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2DEE7CF2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694C031D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0A8581AF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4F090212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70F34A76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01AEA124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7DC29FD1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1DBA1707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1FB343BD" w14:textId="6C0CBBBF" w:rsidR="00307ACD" w:rsidRPr="00133A5A" w:rsidRDefault="00307ACD" w:rsidP="00983BE2">
            <w:pPr>
              <w:rPr>
                <w:b w:val="0"/>
                <w:bCs w:val="0"/>
                <w:i/>
                <w:iCs/>
                <w:szCs w:val="20"/>
              </w:rPr>
            </w:pPr>
            <w:proofErr w:type="spellStart"/>
            <w:r w:rsidRPr="007C0EC2">
              <w:rPr>
                <w:b w:val="0"/>
                <w:bCs w:val="0"/>
                <w:i/>
                <w:iCs/>
                <w:szCs w:val="20"/>
                <w:rPrChange w:id="55" w:author="José Duarte [2]" w:date="2023-06-03T22:08:00Z">
                  <w:rPr>
                    <w:szCs w:val="20"/>
                  </w:rPr>
                </w:rPrChange>
              </w:rPr>
              <w:t>RandomForestRegressor</w:t>
            </w:r>
            <w:proofErr w:type="spellEnd"/>
          </w:p>
        </w:tc>
        <w:tc>
          <w:tcPr>
            <w:tcW w:w="6176" w:type="dxa"/>
            <w:shd w:val="clear" w:color="auto" w:fill="FFFFFF" w:themeFill="background1"/>
          </w:tcPr>
          <w:p w14:paraId="53CB2E89" w14:textId="77777777" w:rsidR="00B9287C" w:rsidRDefault="00B9287C" w:rsidP="00B9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40D20308" w14:textId="77777777" w:rsidR="00B9287C" w:rsidRDefault="00B9287C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</w:p>
          <w:p w14:paraId="1E4D25CB" w14:textId="6B6FF334" w:rsidR="00AB30C5" w:rsidRPr="00103DD2" w:rsidRDefault="00AB30C5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model_input_data = {</w:t>
            </w:r>
          </w:p>
          <w:p w14:paraId="10AF8C7B" w14:textId="52AA20D4" w:rsidR="00AB30C5" w:rsidRDefault="00AB30C5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‘ds’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</w:p>
          <w:p w14:paraId="19934474" w14:textId="45709EFA" w:rsidR="00AB30C5" w:rsidRDefault="00AB30C5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´y’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</w:t>
            </w:r>
            <w:r w:rsidR="002D7449">
              <w:rPr>
                <w:i/>
                <w:iCs/>
                <w:szCs w:val="20"/>
              </w:rPr>
              <w:t>float</w:t>
            </w:r>
            <w:r>
              <w:rPr>
                <w:i/>
                <w:iCs/>
                <w:szCs w:val="20"/>
              </w:rPr>
              <w:t>]</w:t>
            </w:r>
          </w:p>
          <w:p w14:paraId="39ACF2D9" w14:textId="77777777" w:rsidR="00AB30C5" w:rsidRDefault="00AB30C5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23FC5D90" w14:textId="3AE56414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1895D67A" w14:textId="1EE3E631" w:rsidR="00983BE2" w:rsidRDefault="00972A01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28256F"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</w:t>
            </w:r>
            <w:r w:rsidR="00F10A34">
              <w:rPr>
                <w:szCs w:val="20"/>
              </w:rPr>
              <w:t>with</w:t>
            </w:r>
            <w:r w:rsidR="005524F1">
              <w:rPr>
                <w:szCs w:val="20"/>
              </w:rPr>
              <w:t xml:space="preserve"> an hourly</w:t>
            </w:r>
            <w:r w:rsidR="00F10A34">
              <w:rPr>
                <w:szCs w:val="20"/>
              </w:rPr>
              <w:t xml:space="preserve"> granularity</w:t>
            </w:r>
            <w:r w:rsidR="00965F10">
              <w:rPr>
                <w:szCs w:val="20"/>
              </w:rPr>
              <w:t xml:space="preserve">, </w:t>
            </w:r>
            <w:r>
              <w:rPr>
                <w:szCs w:val="20"/>
              </w:rPr>
              <w:t xml:space="preserve">and </w:t>
            </w:r>
            <w:r w:rsidRPr="00972A01"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 is the list of corresponding known observations.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and </w:t>
            </w:r>
            <w:r w:rsidRPr="00972A01"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 are the last </w:t>
            </w:r>
            <w:r w:rsidR="00983BE2" w:rsidRPr="00AD5DCA">
              <w:rPr>
                <w:szCs w:val="20"/>
              </w:rPr>
              <w:t>known values (previous observations)</w:t>
            </w:r>
            <w:r>
              <w:rPr>
                <w:szCs w:val="20"/>
              </w:rPr>
              <w:t xml:space="preserve"> immediately before the</w:t>
            </w:r>
            <w:r w:rsidRPr="00972A01">
              <w:rPr>
                <w:szCs w:val="20"/>
              </w:rPr>
              <w:t xml:space="preserve"> values to be predicted</w:t>
            </w:r>
            <w:r w:rsidR="00983BE2" w:rsidRPr="00AD5DCA">
              <w:rPr>
                <w:szCs w:val="20"/>
              </w:rPr>
              <w:t xml:space="preserve">.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and </w:t>
            </w:r>
            <w:r w:rsidRPr="00972A01">
              <w:rPr>
                <w:i/>
                <w:iCs/>
                <w:szCs w:val="20"/>
              </w:rPr>
              <w:t>y</w:t>
            </w:r>
            <w:r w:rsidRPr="00AD5DCA">
              <w:rPr>
                <w:szCs w:val="20"/>
              </w:rPr>
              <w:t xml:space="preserve"> </w:t>
            </w:r>
            <w:r w:rsidR="00983BE2" w:rsidRPr="00AD5DCA">
              <w:rPr>
                <w:szCs w:val="20"/>
              </w:rPr>
              <w:t xml:space="preserve">must have a size equal to the </w:t>
            </w:r>
            <w:r w:rsidR="00983BE2" w:rsidRPr="00AD5DCA">
              <w:rPr>
                <w:i/>
                <w:iCs/>
                <w:szCs w:val="20"/>
              </w:rPr>
              <w:t>forecast_period</w:t>
            </w:r>
            <w:r w:rsidR="00983BE2" w:rsidRPr="00AD5DCA">
              <w:rPr>
                <w:szCs w:val="20"/>
              </w:rPr>
              <w:t xml:space="preserve"> specified in the forecast request.</w:t>
            </w:r>
          </w:p>
          <w:p w14:paraId="24A240AC" w14:textId="77777777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5FF62530" w14:textId="77777777" w:rsidR="00280ECD" w:rsidRDefault="00280ECD" w:rsidP="0028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2AE9A1EF" w14:textId="77777777" w:rsidR="00280ECD" w:rsidRDefault="00280E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59ED36BC" w14:textId="77777777" w:rsidR="007C0EC2" w:rsidRPr="00103DD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proofErr w:type="spellStart"/>
            <w:r w:rsidRPr="00103DD2">
              <w:rPr>
                <w:i/>
                <w:iCs/>
                <w:szCs w:val="20"/>
              </w:rPr>
              <w:t>input_data</w:t>
            </w:r>
            <w:proofErr w:type="spellEnd"/>
            <w:r w:rsidRPr="00103DD2">
              <w:rPr>
                <w:i/>
                <w:iCs/>
                <w:szCs w:val="20"/>
              </w:rPr>
              <w:t xml:space="preserve"> = {</w:t>
            </w:r>
          </w:p>
          <w:p w14:paraId="7C59A987" w14:textId="77777777" w:rsidR="007C0EC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16C99B14" w14:textId="77777777" w:rsidR="007C0EC2" w:rsidRPr="00103DD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y1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List[float],</w:t>
            </w:r>
          </w:p>
          <w:p w14:paraId="4F4F0BA2" w14:textId="77777777" w:rsidR="007C0EC2" w:rsidRPr="00103DD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i/>
                <w:iCs/>
                <w:szCs w:val="20"/>
              </w:rPr>
              <w:t>y2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</w:t>
            </w:r>
          </w:p>
          <w:p w14:paraId="267E16A0" w14:textId="77777777" w:rsidR="007C0EC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44ACFF5F" w14:textId="77777777" w:rsidR="007C0EC2" w:rsidRDefault="007C0EC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2C024A92" w14:textId="0C1D196F" w:rsidR="00A749E6" w:rsidRDefault="00A749E6" w:rsidP="00A74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 w:rsidR="003C190B">
              <w:rPr>
                <w:szCs w:val="20"/>
              </w:rPr>
              <w:t>, with an hourly granularity</w:t>
            </w:r>
            <w:r>
              <w:rPr>
                <w:szCs w:val="20"/>
              </w:rPr>
              <w:t xml:space="preserve">, and </w:t>
            </w:r>
            <w:r w:rsidRPr="00280ECD">
              <w:rPr>
                <w:i/>
                <w:iCs/>
                <w:szCs w:val="20"/>
              </w:rPr>
              <w:t>y1</w:t>
            </w:r>
            <w:r>
              <w:rPr>
                <w:szCs w:val="20"/>
              </w:rPr>
              <w:t xml:space="preserve"> and </w:t>
            </w:r>
            <w:r w:rsidRPr="00280ECD"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 xml:space="preserve"> are the observations corresponding to the number of customers and the number of cashiers open, respectively,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</w:p>
          <w:p w14:paraId="5CD9B40C" w14:textId="14AF5B30" w:rsidR="007C0EC2" w:rsidRDefault="00A749E6" w:rsidP="00A74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the three lists,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s, y1</w:t>
            </w:r>
            <w:r>
              <w:rPr>
                <w:szCs w:val="20"/>
              </w:rPr>
              <w:t xml:space="preserve"> and </w:t>
            </w:r>
            <w:r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 xml:space="preserve">, is expected, i.e., the three lists must have the same size. This will train a model that forecasts the two variables </w:t>
            </w:r>
            <w:r w:rsidRPr="0080271F">
              <w:rPr>
                <w:i/>
                <w:iCs/>
                <w:szCs w:val="20"/>
              </w:rPr>
              <w:t>y1</w:t>
            </w:r>
            <w:r>
              <w:rPr>
                <w:szCs w:val="20"/>
              </w:rPr>
              <w:t xml:space="preserve"> and </w:t>
            </w:r>
            <w:r w:rsidRPr="0080271F"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>, simultaneously.</w:t>
            </w:r>
            <w:r w:rsidR="00086797" w:rsidRPr="002C0F4A">
              <w:rPr>
                <w:i/>
                <w:iCs/>
                <w:szCs w:val="20"/>
              </w:rPr>
              <w:t xml:space="preserve"> </w:t>
            </w:r>
            <w:r w:rsidR="00086797">
              <w:rPr>
                <w:i/>
                <w:iCs/>
                <w:szCs w:val="20"/>
              </w:rPr>
              <w:t>d</w:t>
            </w:r>
            <w:r w:rsidR="00086797">
              <w:rPr>
                <w:i/>
                <w:iCs/>
                <w:szCs w:val="20"/>
              </w:rPr>
              <w:t>s</w:t>
            </w:r>
            <w:r w:rsidR="00086797">
              <w:rPr>
                <w:szCs w:val="20"/>
              </w:rPr>
              <w:t xml:space="preserve">, </w:t>
            </w:r>
            <w:r w:rsidR="00086797" w:rsidRPr="00086797">
              <w:rPr>
                <w:i/>
                <w:iCs/>
                <w:szCs w:val="20"/>
              </w:rPr>
              <w:t>y1</w:t>
            </w:r>
            <w:r w:rsidR="00086797">
              <w:rPr>
                <w:szCs w:val="20"/>
              </w:rPr>
              <w:t xml:space="preserve"> and </w:t>
            </w:r>
            <w:r w:rsidR="00086797" w:rsidRPr="00086797">
              <w:rPr>
                <w:i/>
                <w:iCs/>
                <w:szCs w:val="20"/>
              </w:rPr>
              <w:t>y</w:t>
            </w:r>
            <w:r w:rsidR="00086797" w:rsidRPr="00086797">
              <w:rPr>
                <w:i/>
                <w:iCs/>
                <w:szCs w:val="20"/>
              </w:rPr>
              <w:t>2</w:t>
            </w:r>
            <w:r w:rsidR="00086797">
              <w:rPr>
                <w:szCs w:val="20"/>
              </w:rPr>
              <w:t xml:space="preserve"> are the last </w:t>
            </w:r>
            <w:r w:rsidR="00086797" w:rsidRPr="00AD5DCA">
              <w:rPr>
                <w:szCs w:val="20"/>
              </w:rPr>
              <w:t>known values (previous observations)</w:t>
            </w:r>
            <w:r w:rsidR="00086797">
              <w:rPr>
                <w:szCs w:val="20"/>
              </w:rPr>
              <w:t xml:space="preserve"> immediately before the</w:t>
            </w:r>
            <w:r w:rsidR="00086797" w:rsidRPr="00972A01">
              <w:rPr>
                <w:szCs w:val="20"/>
              </w:rPr>
              <w:t xml:space="preserve"> values to be predicted</w:t>
            </w:r>
            <w:r w:rsidR="00086797" w:rsidRPr="00AD5DCA">
              <w:rPr>
                <w:szCs w:val="20"/>
              </w:rPr>
              <w:t xml:space="preserve">. </w:t>
            </w:r>
            <w:r w:rsidR="00086797" w:rsidRPr="002C0F4A">
              <w:rPr>
                <w:i/>
                <w:iCs/>
                <w:szCs w:val="20"/>
              </w:rPr>
              <w:t>d</w:t>
            </w:r>
            <w:r w:rsidR="00086797">
              <w:rPr>
                <w:i/>
                <w:iCs/>
                <w:szCs w:val="20"/>
              </w:rPr>
              <w:t>s</w:t>
            </w:r>
            <w:r w:rsidR="00086797">
              <w:rPr>
                <w:szCs w:val="20"/>
              </w:rPr>
              <w:t xml:space="preserve"> </w:t>
            </w:r>
            <w:r w:rsidR="00086797" w:rsidRPr="00086797">
              <w:rPr>
                <w:i/>
                <w:iCs/>
                <w:szCs w:val="20"/>
              </w:rPr>
              <w:t>y1</w:t>
            </w:r>
            <w:r w:rsidR="00086797">
              <w:rPr>
                <w:szCs w:val="20"/>
              </w:rPr>
              <w:t xml:space="preserve"> </w:t>
            </w:r>
            <w:r w:rsidR="00086797">
              <w:rPr>
                <w:szCs w:val="20"/>
              </w:rPr>
              <w:t xml:space="preserve">and </w:t>
            </w:r>
            <w:r w:rsidR="00086797" w:rsidRPr="00972A01">
              <w:rPr>
                <w:i/>
                <w:iCs/>
                <w:szCs w:val="20"/>
              </w:rPr>
              <w:t>y</w:t>
            </w:r>
            <w:r w:rsidR="00086797">
              <w:rPr>
                <w:i/>
                <w:iCs/>
                <w:szCs w:val="20"/>
              </w:rPr>
              <w:t>2</w:t>
            </w:r>
            <w:r w:rsidR="00086797" w:rsidRPr="00AD5DCA">
              <w:rPr>
                <w:szCs w:val="20"/>
              </w:rPr>
              <w:t xml:space="preserve"> must have a size equal to the </w:t>
            </w:r>
            <w:proofErr w:type="spellStart"/>
            <w:r w:rsidR="00086797" w:rsidRPr="00AD5DCA">
              <w:rPr>
                <w:i/>
                <w:iCs/>
                <w:szCs w:val="20"/>
              </w:rPr>
              <w:t>forecast_period</w:t>
            </w:r>
            <w:proofErr w:type="spellEnd"/>
            <w:r w:rsidR="00086797" w:rsidRPr="00AD5DCA">
              <w:rPr>
                <w:szCs w:val="20"/>
              </w:rPr>
              <w:t xml:space="preserve"> specified in the forecast request.</w:t>
            </w:r>
          </w:p>
          <w:p w14:paraId="7AE99D35" w14:textId="77777777" w:rsidR="00280ECD" w:rsidRDefault="00280E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2B76308D" w14:textId="77777777" w:rsidR="00280ECD" w:rsidRDefault="00280E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7F97CEB6" w14:textId="6F40FEA7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7DE22036" w14:textId="77777777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66FAC0CF" w14:textId="3E677BC4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model_input_data = {</w:t>
            </w:r>
          </w:p>
          <w:p w14:paraId="699EAC02" w14:textId="77777777" w:rsidR="00B9287C" w:rsidRDefault="00B9287C" w:rsidP="00B9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‘ds’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</w:p>
          <w:p w14:paraId="44EB23A0" w14:textId="3FDEE91B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0BC28E90" w14:textId="1B17BDCD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</w:p>
          <w:p w14:paraId="3EC15964" w14:textId="61DBCFCF" w:rsidR="00983BE2" w:rsidRDefault="0028256F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28256F"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</w:t>
            </w:r>
            <w:r w:rsidR="00F10A34">
              <w:rPr>
                <w:szCs w:val="20"/>
              </w:rPr>
              <w:t>with</w:t>
            </w:r>
            <w:r w:rsidR="003500C8">
              <w:rPr>
                <w:szCs w:val="20"/>
              </w:rPr>
              <w:t xml:space="preserve"> an hourly</w:t>
            </w:r>
            <w:r w:rsidR="00F10A34">
              <w:rPr>
                <w:szCs w:val="20"/>
              </w:rPr>
              <w:t xml:space="preserve"> granularity, </w:t>
            </w:r>
            <w:r>
              <w:rPr>
                <w:szCs w:val="20"/>
              </w:rPr>
              <w:t xml:space="preserve">corresponding to the timestamps whose values will be predicted. </w:t>
            </w:r>
            <w:r w:rsidR="00983BE2" w:rsidRPr="008A59D8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="00983BE2" w:rsidRPr="008A59D8">
              <w:rPr>
                <w:szCs w:val="20"/>
              </w:rPr>
              <w:t xml:space="preserve"> must have a size equal to the </w:t>
            </w:r>
            <w:r w:rsidR="00983BE2" w:rsidRPr="008A59D8">
              <w:rPr>
                <w:i/>
                <w:iCs/>
                <w:szCs w:val="20"/>
              </w:rPr>
              <w:t>forecast_period</w:t>
            </w:r>
            <w:r w:rsidR="00983BE2" w:rsidRPr="008A59D8">
              <w:rPr>
                <w:szCs w:val="20"/>
              </w:rPr>
              <w:t xml:space="preserve"> specified in the forecast request</w:t>
            </w:r>
            <w:r w:rsidR="00AD46E7">
              <w:rPr>
                <w:rStyle w:val="Refdenotaderodap"/>
                <w:szCs w:val="20"/>
              </w:rPr>
              <w:footnoteReference w:id="4"/>
            </w:r>
            <w:r w:rsidR="00983BE2" w:rsidRPr="008A59D8">
              <w:rPr>
                <w:szCs w:val="20"/>
              </w:rPr>
              <w:t>.</w:t>
            </w:r>
          </w:p>
          <w:p w14:paraId="7EBD61B7" w14:textId="77777777" w:rsidR="00307ACD" w:rsidRDefault="00307A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21CE2AE1" w14:textId="77777777" w:rsidR="00307ACD" w:rsidRDefault="00307A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7A1E6A50" w14:textId="77777777" w:rsidR="00307ACD" w:rsidRDefault="00307A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065BE0D9" w14:textId="77777777" w:rsidR="00307ACD" w:rsidRPr="00103DD2" w:rsidRDefault="00307ACD" w:rsidP="00307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proofErr w:type="spellStart"/>
            <w:r w:rsidRPr="00103DD2">
              <w:rPr>
                <w:i/>
                <w:iCs/>
                <w:szCs w:val="20"/>
              </w:rPr>
              <w:t>input_data</w:t>
            </w:r>
            <w:proofErr w:type="spellEnd"/>
            <w:r w:rsidRPr="00103DD2">
              <w:rPr>
                <w:i/>
                <w:iCs/>
                <w:szCs w:val="20"/>
              </w:rPr>
              <w:t xml:space="preserve"> = {</w:t>
            </w:r>
          </w:p>
          <w:p w14:paraId="0DCD90D1" w14:textId="77777777" w:rsidR="00307ACD" w:rsidRDefault="00307ACD" w:rsidP="00307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22396D4E" w14:textId="000B091B" w:rsidR="00307ACD" w:rsidRPr="00103DD2" w:rsidRDefault="00307ACD" w:rsidP="00307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x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</w:t>
            </w:r>
          </w:p>
          <w:p w14:paraId="2D7C98DE" w14:textId="77777777" w:rsidR="00307ACD" w:rsidRDefault="00307ACD" w:rsidP="00307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6D4BD77F" w14:textId="77777777" w:rsidR="00307ACD" w:rsidRDefault="00307A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19087492" w14:textId="1B8B242F" w:rsidR="00E00CE6" w:rsidRDefault="00E00CE6" w:rsidP="00E00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 w:rsidR="00B63298">
              <w:rPr>
                <w:szCs w:val="20"/>
              </w:rPr>
              <w:t>, with an hourly granularity, corresponding to the timestamps whose values will be predicted</w:t>
            </w:r>
            <w:r>
              <w:rPr>
                <w:szCs w:val="20"/>
              </w:rPr>
              <w:t>, and x</w:t>
            </w:r>
            <w:r w:rsidR="0035585A">
              <w:rPr>
                <w:rStyle w:val="Refdenotaderodap"/>
                <w:szCs w:val="20"/>
              </w:rPr>
              <w:footnoteReference w:id="5"/>
            </w:r>
            <w:r>
              <w:rPr>
                <w:szCs w:val="20"/>
              </w:rPr>
              <w:t xml:space="preserve"> are the observations corresponding to the number of customers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</w:p>
          <w:p w14:paraId="746CC9BF" w14:textId="1BEE3A23" w:rsidR="00E00CE6" w:rsidRDefault="00E00CE6" w:rsidP="00E00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lastRenderedPageBreak/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="00A96016">
              <w:rPr>
                <w:i/>
                <w:iCs/>
                <w:szCs w:val="20"/>
              </w:rPr>
              <w:t xml:space="preserve"> and</w:t>
            </w:r>
            <w:r>
              <w:rPr>
                <w:i/>
                <w:iCs/>
                <w:szCs w:val="20"/>
              </w:rPr>
              <w:t xml:space="preserve"> x</w:t>
            </w:r>
            <w:r>
              <w:rPr>
                <w:szCs w:val="20"/>
              </w:rPr>
              <w:t xml:space="preserve"> </w:t>
            </w:r>
            <w:r w:rsidR="00A96016">
              <w:rPr>
                <w:szCs w:val="20"/>
              </w:rPr>
              <w:t xml:space="preserve">is </w:t>
            </w:r>
            <w:r>
              <w:rPr>
                <w:szCs w:val="20"/>
              </w:rPr>
              <w:t>expected, i.e., the t</w:t>
            </w:r>
            <w:r w:rsidR="00A96016">
              <w:rPr>
                <w:szCs w:val="20"/>
              </w:rPr>
              <w:t>wo</w:t>
            </w:r>
            <w:r>
              <w:rPr>
                <w:szCs w:val="20"/>
              </w:rPr>
              <w:t xml:space="preserve"> lists must have the same size.</w:t>
            </w:r>
          </w:p>
          <w:p w14:paraId="060BB9A6" w14:textId="3DFC4713" w:rsidR="00307ACD" w:rsidRPr="00E00CE6" w:rsidRDefault="00E00CE6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  <w:r w:rsidRPr="00440ACB">
              <w:rPr>
                <w:b/>
                <w:bCs/>
                <w:iCs/>
                <w:szCs w:val="20"/>
              </w:rPr>
              <w:t>This model was used and tested to forecast the size of a store’s staff</w:t>
            </w:r>
            <w:r w:rsidR="00DB6C3F">
              <w:rPr>
                <w:b/>
                <w:bCs/>
                <w:iCs/>
                <w:szCs w:val="20"/>
              </w:rPr>
              <w:t xml:space="preserve"> (sizing)</w:t>
            </w:r>
            <w:r w:rsidRPr="00440ACB">
              <w:rPr>
                <w:b/>
                <w:bCs/>
                <w:iCs/>
                <w:szCs w:val="20"/>
              </w:rPr>
              <w:t xml:space="preserve">. The </w:t>
            </w:r>
            <w:r>
              <w:rPr>
                <w:b/>
                <w:bCs/>
                <w:iCs/>
                <w:szCs w:val="20"/>
              </w:rPr>
              <w:t xml:space="preserve">API </w:t>
            </w:r>
            <w:r w:rsidRPr="00440ACB">
              <w:rPr>
                <w:b/>
                <w:bCs/>
                <w:iCs/>
                <w:szCs w:val="20"/>
              </w:rPr>
              <w:t>client should aggregate the data to a</w:t>
            </w:r>
            <w:r>
              <w:rPr>
                <w:b/>
                <w:bCs/>
                <w:iCs/>
                <w:szCs w:val="20"/>
              </w:rPr>
              <w:t>n</w:t>
            </w:r>
            <w:r w:rsidRPr="00440ACB">
              <w:rPr>
                <w:b/>
                <w:bCs/>
                <w:iCs/>
                <w:szCs w:val="20"/>
              </w:rPr>
              <w:t xml:space="preserve"> hourly granularity and the data should not include hours where the store was closed</w:t>
            </w:r>
            <w:r>
              <w:rPr>
                <w:b/>
                <w:bCs/>
                <w:iCs/>
                <w:szCs w:val="20"/>
              </w:rPr>
              <w:t xml:space="preserve"> and had no customers</w:t>
            </w:r>
            <w:r>
              <w:rPr>
                <w:rStyle w:val="Refdenotaderodap"/>
                <w:b/>
                <w:bCs/>
                <w:iCs/>
                <w:szCs w:val="20"/>
              </w:rPr>
              <w:footnoteReference w:id="6"/>
            </w:r>
            <w:r w:rsidRPr="00440ACB">
              <w:rPr>
                <w:b/>
                <w:bCs/>
                <w:iCs/>
                <w:szCs w:val="20"/>
              </w:rPr>
              <w:t>.</w:t>
            </w:r>
          </w:p>
        </w:tc>
      </w:tr>
    </w:tbl>
    <w:p w14:paraId="10C4772C" w14:textId="6EB9AA38" w:rsidR="00983BE2" w:rsidRPr="00DA6FB0" w:rsidDel="00407319" w:rsidRDefault="00983BE2" w:rsidP="00983BE2">
      <w:pPr>
        <w:spacing w:before="120"/>
        <w:ind w:left="142"/>
        <w:rPr>
          <w:del w:id="56" w:author="José Duarte" w:date="2023-01-30T22:44:00Z"/>
          <w:rFonts w:cs="Times New Roman"/>
          <w:color w:val="333333"/>
          <w:sz w:val="18"/>
          <w:szCs w:val="18"/>
        </w:rPr>
      </w:pPr>
      <w:del w:id="57" w:author="José Duarte" w:date="2023-01-30T22:44:00Z">
        <w:r w:rsidRPr="008A1063" w:rsidDel="00407319">
          <w:rPr>
            <w:rFonts w:cs="Times New Roman"/>
            <w:b/>
            <w:bCs/>
            <w:sz w:val="18"/>
            <w:szCs w:val="18"/>
          </w:rPr>
          <w:lastRenderedPageBreak/>
          <w:delText>Important Note</w:delText>
        </w:r>
        <w:r w:rsidRPr="00DA6FB0" w:rsidDel="00407319">
          <w:rPr>
            <w:rFonts w:cs="Times New Roman"/>
            <w:b/>
            <w:bCs/>
            <w:color w:val="333333"/>
            <w:sz w:val="18"/>
            <w:szCs w:val="18"/>
          </w:rPr>
          <w:delText>:</w:delText>
        </w:r>
        <w:r w:rsidRPr="00DA6FB0" w:rsidDel="00407319">
          <w:rPr>
            <w:rFonts w:cs="Times New Roman"/>
            <w:color w:val="333333"/>
            <w:sz w:val="18"/>
            <w:szCs w:val="18"/>
          </w:rPr>
          <w:delText xml:space="preserve"> </w:delText>
        </w:r>
      </w:del>
    </w:p>
    <w:p w14:paraId="5C1C94FF" w14:textId="26BF6B0E" w:rsidR="00983BE2" w:rsidRPr="008A59D8" w:rsidDel="00407319" w:rsidRDefault="00983BE2" w:rsidP="00983BE2">
      <w:pPr>
        <w:pStyle w:val="PargrafodaLista"/>
        <w:numPr>
          <w:ilvl w:val="0"/>
          <w:numId w:val="8"/>
        </w:numPr>
        <w:ind w:left="567" w:hanging="207"/>
        <w:rPr>
          <w:del w:id="58" w:author="José Duarte" w:date="2023-01-30T22:44:00Z"/>
          <w:rFonts w:cs="Times New Roman"/>
          <w:color w:val="333333"/>
          <w:sz w:val="18"/>
          <w:szCs w:val="18"/>
        </w:rPr>
      </w:pPr>
      <w:del w:id="59" w:author="José Duarte" w:date="2023-01-30T22:44:00Z">
        <w:r w:rsidRPr="008A59D8" w:rsidDel="00407319">
          <w:rPr>
            <w:rFonts w:cs="Times New Roman"/>
            <w:color w:val="333333"/>
            <w:sz w:val="18"/>
            <w:szCs w:val="18"/>
          </w:rPr>
          <w:delText xml:space="preserve">In the case of the </w:delText>
        </w:r>
        <w:r w:rsidRPr="008A59D8" w:rsidDel="00407319">
          <w:rPr>
            <w:i/>
            <w:iCs/>
            <w:sz w:val="18"/>
            <w:szCs w:val="18"/>
          </w:rPr>
          <w:delText>HistGradientBoostingRegressor</w:delText>
        </w:r>
        <w:r w:rsidRPr="008A59D8" w:rsidDel="00407319">
          <w:rPr>
            <w:sz w:val="18"/>
            <w:szCs w:val="18"/>
          </w:rPr>
          <w:delText xml:space="preserve"> model, the labels used in the </w:delText>
        </w:r>
        <w:r w:rsidRPr="008A59D8" w:rsidDel="00407319">
          <w:rPr>
            <w:i/>
            <w:iCs/>
            <w:sz w:val="18"/>
            <w:szCs w:val="18"/>
          </w:rPr>
          <w:delText xml:space="preserve">dictionary, </w:delText>
        </w:r>
        <w:r w:rsidRPr="008A59D8" w:rsidDel="00407319">
          <w:rPr>
            <w:sz w:val="18"/>
            <w:szCs w:val="18"/>
          </w:rPr>
          <w:delText xml:space="preserve">i.e., </w:delText>
        </w:r>
        <w:r w:rsidRPr="008A59D8" w:rsidDel="00407319">
          <w:rPr>
            <w:i/>
            <w:iCs/>
            <w:sz w:val="18"/>
            <w:szCs w:val="18"/>
          </w:rPr>
          <w:delText>Month</w:delText>
        </w:r>
        <w:r w:rsidRPr="008A59D8" w:rsidDel="00407319">
          <w:rPr>
            <w:sz w:val="18"/>
            <w:szCs w:val="18"/>
          </w:rPr>
          <w:delText xml:space="preserve">, </w:delText>
        </w:r>
        <w:r w:rsidRPr="008A59D8" w:rsidDel="00407319">
          <w:rPr>
            <w:i/>
            <w:iCs/>
            <w:sz w:val="18"/>
            <w:szCs w:val="18"/>
          </w:rPr>
          <w:delText>Day</w:delText>
        </w:r>
        <w:r w:rsidRPr="008A59D8" w:rsidDel="00407319">
          <w:rPr>
            <w:sz w:val="18"/>
            <w:szCs w:val="18"/>
          </w:rPr>
          <w:delText xml:space="preserve">, and </w:delText>
        </w:r>
        <w:r w:rsidRPr="008A59D8" w:rsidDel="00407319">
          <w:rPr>
            <w:i/>
            <w:iCs/>
            <w:sz w:val="18"/>
            <w:szCs w:val="18"/>
          </w:rPr>
          <w:delText>Hour</w:delText>
        </w:r>
        <w:r w:rsidRPr="008A59D8" w:rsidDel="00407319">
          <w:rPr>
            <w:sz w:val="18"/>
            <w:szCs w:val="18"/>
          </w:rPr>
          <w:delText>, must be presented exactly in the same way as the labels used during the training phase, or an error will be raised by the model</w:delText>
        </w:r>
        <w:r w:rsidRPr="008A59D8" w:rsidDel="00407319">
          <w:rPr>
            <w:rFonts w:cs="Times New Roman"/>
            <w:color w:val="333333"/>
            <w:sz w:val="18"/>
            <w:szCs w:val="18"/>
          </w:rPr>
          <w:delText>.</w:delText>
        </w:r>
      </w:del>
    </w:p>
    <w:p w14:paraId="4E00AE26" w14:textId="46AAB15A" w:rsidR="00983BE2" w:rsidRDefault="00983BE2" w:rsidP="00983BE2">
      <w:pPr>
        <w:pStyle w:val="Ttulo3"/>
        <w:numPr>
          <w:ilvl w:val="2"/>
          <w:numId w:val="14"/>
        </w:numPr>
        <w:ind w:left="567" w:hanging="567"/>
      </w:pPr>
      <w:bookmarkStart w:id="60" w:name="_Ref123418810"/>
      <w:bookmarkStart w:id="61" w:name="_Toc136795674"/>
      <w:r>
        <w:t>Input Data Structures for Training</w:t>
      </w:r>
      <w:bookmarkEnd w:id="54"/>
      <w:bookmarkEnd w:id="60"/>
      <w:bookmarkEnd w:id="61"/>
    </w:p>
    <w:tbl>
      <w:tblPr>
        <w:tblStyle w:val="SimplesTabela1"/>
        <w:tblW w:w="9026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0"/>
        <w:gridCol w:w="6176"/>
      </w:tblGrid>
      <w:tr w:rsidR="00983BE2" w14:paraId="6672D81D" w14:textId="77777777" w:rsidTr="00DA4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0B25C758" w14:textId="77777777" w:rsidR="00983BE2" w:rsidRDefault="00983BE2" w:rsidP="00DA4868">
            <w:pPr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t>Model</w:t>
            </w:r>
          </w:p>
        </w:tc>
        <w:tc>
          <w:tcPr>
            <w:tcW w:w="6176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435D1EC9" w14:textId="63C591E6" w:rsidR="00983BE2" w:rsidRDefault="00983BE2" w:rsidP="00DA48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t>Input Data Structure</w:t>
            </w:r>
          </w:p>
        </w:tc>
      </w:tr>
      <w:tr w:rsidR="00983BE2" w14:paraId="627BF889" w14:textId="77777777" w:rsidTr="00DA4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shd w:val="clear" w:color="auto" w:fill="FFFFFF" w:themeFill="background1"/>
          </w:tcPr>
          <w:p w14:paraId="5ED9BB3B" w14:textId="77777777" w:rsidR="00983BE2" w:rsidRPr="002C0F4A" w:rsidRDefault="00983BE2" w:rsidP="003500E3">
            <w:pPr>
              <w:pStyle w:val="Cabealhodondice"/>
              <w:rPr>
                <w:rStyle w:val="nfaseDiscreta"/>
                <w:b w:val="0"/>
                <w:bCs w:val="0"/>
                <w:i/>
                <w:iCs w:val="0"/>
                <w:color w:val="auto"/>
              </w:rPr>
            </w:pPr>
            <w:r w:rsidRPr="002C0F4A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lastRenderedPageBreak/>
              <w:t>MLPRegressor</w:t>
            </w:r>
          </w:p>
          <w:p w14:paraId="61F0B972" w14:textId="77777777" w:rsidR="00983BE2" w:rsidRDefault="00983BE2" w:rsidP="003500E3">
            <w:pPr>
              <w:pStyle w:val="Cabealhodondice"/>
            </w:pPr>
            <w:r w:rsidRPr="002C0F4A">
              <w:rPr>
                <w:b w:val="0"/>
                <w:bCs w:val="0"/>
              </w:rPr>
              <w:t>HistGradientBoostingRegressor</w:t>
            </w:r>
          </w:p>
          <w:p w14:paraId="6B0743A5" w14:textId="77777777" w:rsidR="00983BE2" w:rsidRPr="00AB544D" w:rsidRDefault="00983BE2" w:rsidP="003500E3">
            <w:pPr>
              <w:rPr>
                <w:lang w:val="en-US"/>
              </w:rPr>
            </w:pPr>
            <w:r w:rsidRPr="00F224D3">
              <w:rPr>
                <w:b w:val="0"/>
                <w:bCs w:val="0"/>
                <w:i/>
                <w:iCs/>
                <w:szCs w:val="20"/>
              </w:rPr>
              <w:t>Prophet</w:t>
            </w:r>
          </w:p>
          <w:p w14:paraId="69019E96" w14:textId="77777777" w:rsidR="00983BE2" w:rsidRDefault="00983BE2" w:rsidP="00DA4868">
            <w:pPr>
              <w:rPr>
                <w:i/>
                <w:iCs/>
                <w:szCs w:val="20"/>
              </w:rPr>
            </w:pPr>
          </w:p>
          <w:p w14:paraId="1C181E94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9789BC9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2B95965B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F5FEA07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78604B9B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101323AD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523D7567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FB83099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041396B7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69CFAFAC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31607812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537B8C79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2D4EFC08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CAD089D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557A6DAF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B9D8909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23DAB6E6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CA53315" w14:textId="77777777" w:rsidR="003B4C12" w:rsidRDefault="003B4C12" w:rsidP="00DA4868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757022A" w14:textId="77777777" w:rsidR="00280ECD" w:rsidRDefault="00280ECD" w:rsidP="00DA4868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1F805AC" w14:textId="77777777" w:rsidR="00280ECD" w:rsidRDefault="00280ECD" w:rsidP="00DA4868">
            <w:pPr>
              <w:rPr>
                <w:i/>
                <w:iCs/>
                <w:szCs w:val="20"/>
              </w:rPr>
            </w:pPr>
          </w:p>
          <w:p w14:paraId="656ACA5D" w14:textId="77777777" w:rsidR="003B4C12" w:rsidRPr="007C0EC2" w:rsidRDefault="003B4C12" w:rsidP="00DA4868">
            <w:pPr>
              <w:rPr>
                <w:b w:val="0"/>
                <w:bCs w:val="0"/>
                <w:i/>
                <w:iCs/>
                <w:szCs w:val="20"/>
              </w:rPr>
            </w:pPr>
            <w:r w:rsidRPr="007C0EC2">
              <w:rPr>
                <w:b w:val="0"/>
                <w:bCs w:val="0"/>
                <w:i/>
                <w:iCs/>
                <w:szCs w:val="20"/>
                <w:rPrChange w:id="62" w:author="José Duarte [2]" w:date="2023-06-03T22:08:00Z">
                  <w:rPr>
                    <w:szCs w:val="20"/>
                  </w:rPr>
                </w:rPrChange>
              </w:rPr>
              <w:t>RandomForestRegressor</w:t>
            </w:r>
          </w:p>
          <w:p w14:paraId="76683A87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159DBB1E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72EEA088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2FFB9F53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4542686C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42148C23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222758BC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1049E979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3D65CA31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0133933D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60CD52DA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06323313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3974B815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5F4233E7" w14:textId="77777777" w:rsidR="0080271F" w:rsidRDefault="0080271F" w:rsidP="00DA4868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12BCDE5E" w14:textId="77777777" w:rsidR="00280ECD" w:rsidRDefault="00280ECD" w:rsidP="00DA4868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6369B2D" w14:textId="77777777" w:rsidR="00280ECD" w:rsidRDefault="00280ECD" w:rsidP="00DA4868">
            <w:pPr>
              <w:rPr>
                <w:i/>
                <w:iCs/>
                <w:szCs w:val="20"/>
              </w:rPr>
            </w:pPr>
          </w:p>
          <w:p w14:paraId="4278FEB2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3106E77C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10AAEF42" w14:textId="6D8BB988" w:rsidR="0080271F" w:rsidRPr="0080271F" w:rsidRDefault="0080271F" w:rsidP="0080271F">
            <w:pPr>
              <w:pStyle w:val="Cabealhodondice"/>
              <w:rPr>
                <w:rStyle w:val="nfaseDiscreta"/>
                <w:b w:val="0"/>
                <w:bCs w:val="0"/>
                <w:i/>
                <w:iCs w:val="0"/>
                <w:color w:val="auto"/>
              </w:rPr>
            </w:pPr>
            <w:proofErr w:type="spellStart"/>
            <w:r w:rsidRPr="0080271F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t>MLPRegressor</w:t>
            </w:r>
            <w:proofErr w:type="spellEnd"/>
            <w:r w:rsidRPr="0080271F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t xml:space="preserve"> </w:t>
            </w:r>
            <w:r w:rsidRPr="0080271F">
              <w:rPr>
                <w:rStyle w:val="nfaseDiscreta"/>
                <w:b w:val="0"/>
                <w:bCs w:val="0"/>
                <w:i/>
              </w:rPr>
              <w:t>with</w:t>
            </w:r>
          </w:p>
          <w:p w14:paraId="10BB0D1A" w14:textId="416F17DA" w:rsidR="0080271F" w:rsidRPr="0080271F" w:rsidRDefault="0080271F" w:rsidP="00DA4868">
            <w:pPr>
              <w:rPr>
                <w:i/>
                <w:iCs/>
                <w:szCs w:val="20"/>
              </w:rPr>
            </w:pPr>
            <w:r w:rsidRPr="0080271F">
              <w:rPr>
                <w:b w:val="0"/>
                <w:bCs w:val="0"/>
                <w:i/>
                <w:iCs/>
                <w:szCs w:val="20"/>
              </w:rPr>
              <w:t>customer_flow_and_team_size</w:t>
            </w:r>
            <w:r>
              <w:rPr>
                <w:b w:val="0"/>
                <w:bCs w:val="0"/>
                <w:i/>
                <w:iCs/>
                <w:szCs w:val="20"/>
              </w:rPr>
              <w:t xml:space="preserve"> = True</w:t>
            </w:r>
          </w:p>
        </w:tc>
        <w:tc>
          <w:tcPr>
            <w:tcW w:w="6176" w:type="dxa"/>
            <w:shd w:val="clear" w:color="auto" w:fill="FFFFFF" w:themeFill="background1"/>
          </w:tcPr>
          <w:p w14:paraId="38790249" w14:textId="77777777" w:rsidR="00280ECD" w:rsidRDefault="00280ECD" w:rsidP="0028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7888F056" w14:textId="77777777" w:rsidR="00280ECD" w:rsidRDefault="00280ECD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</w:p>
          <w:p w14:paraId="72F2512B" w14:textId="6205187A" w:rsidR="00983BE2" w:rsidRPr="00103DD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input_data = {</w:t>
            </w:r>
          </w:p>
          <w:p w14:paraId="5520DDB3" w14:textId="77777777" w:rsidR="00983BE2" w:rsidRPr="00103DD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68E5F843" w14:textId="5FA36403" w:rsidR="00983BE2" w:rsidRPr="00103DD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i/>
                <w:iCs/>
                <w:szCs w:val="20"/>
              </w:rPr>
              <w:t>y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</w:t>
            </w:r>
            <w:r w:rsidR="005E29D9">
              <w:rPr>
                <w:i/>
                <w:iCs/>
                <w:szCs w:val="20"/>
              </w:rPr>
              <w:t>float</w:t>
            </w:r>
            <w:r>
              <w:rPr>
                <w:i/>
                <w:iCs/>
                <w:szCs w:val="20"/>
              </w:rPr>
              <w:t>]</w:t>
            </w:r>
          </w:p>
          <w:p w14:paraId="5972132E" w14:textId="2451581A" w:rsidR="00983BE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0856BAAF" w14:textId="77777777" w:rsidR="00983BE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</w:p>
          <w:p w14:paraId="02447F6E" w14:textId="77777777" w:rsidR="00983BE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and </w:t>
            </w:r>
            <w:r w:rsidRPr="00AB544D"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 are the observations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</w:p>
          <w:p w14:paraId="07D533DB" w14:textId="77777777" w:rsidR="00983BE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  <w:r>
              <w:rPr>
                <w:szCs w:val="20"/>
              </w:rPr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the two lists, </w:t>
            </w:r>
            <w:proofErr w:type="gramStart"/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proofErr w:type="gramEnd"/>
            <w:r>
              <w:rPr>
                <w:szCs w:val="20"/>
              </w:rPr>
              <w:t xml:space="preserve"> and </w:t>
            </w:r>
            <w:r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, is expected, i.e., the two lists must have the same size. </w:t>
            </w:r>
            <w:commentRangeStart w:id="63"/>
            <w:r>
              <w:rPr>
                <w:szCs w:val="20"/>
              </w:rPr>
              <w:t xml:space="preserve">In general, the size of the input data for training should be significantly bigger than the </w:t>
            </w:r>
            <w:r w:rsidRPr="002C108F">
              <w:rPr>
                <w:i/>
                <w:iCs/>
                <w:szCs w:val="20"/>
              </w:rPr>
              <w:t>forecast_period</w:t>
            </w:r>
            <w:r w:rsidRPr="004E20FA">
              <w:rPr>
                <w:szCs w:val="20"/>
              </w:rPr>
              <w:t xml:space="preserve"> specified</w:t>
            </w:r>
            <w:r w:rsidR="00CA45D2">
              <w:rPr>
                <w:szCs w:val="20"/>
              </w:rPr>
              <w:t xml:space="preserve"> (</w:t>
            </w:r>
            <w:r w:rsidR="000F4A53" w:rsidRPr="000F4A53">
              <w:rPr>
                <w:b/>
                <w:bCs/>
                <w:i/>
                <w:iCs/>
                <w:szCs w:val="20"/>
              </w:rPr>
              <w:t xml:space="preserve">using </w:t>
            </w:r>
            <w:r w:rsidR="00CA45D2" w:rsidRPr="000F4A53">
              <w:rPr>
                <w:b/>
                <w:bCs/>
                <w:i/>
                <w:iCs/>
                <w:szCs w:val="20"/>
              </w:rPr>
              <w:t>2 years of</w:t>
            </w:r>
            <w:r w:rsidR="00B03ACF" w:rsidRPr="000F4A53">
              <w:rPr>
                <w:b/>
                <w:bCs/>
                <w:i/>
                <w:iCs/>
                <w:szCs w:val="20"/>
              </w:rPr>
              <w:t xml:space="preserve"> the most recent</w:t>
            </w:r>
            <w:r w:rsidR="00CA45D2" w:rsidRPr="000F4A53">
              <w:rPr>
                <w:b/>
                <w:bCs/>
                <w:i/>
                <w:iCs/>
                <w:szCs w:val="20"/>
              </w:rPr>
              <w:t xml:space="preserve"> known data is recommended</w:t>
            </w:r>
            <w:r w:rsidR="00CA45D2">
              <w:rPr>
                <w:szCs w:val="20"/>
              </w:rPr>
              <w:t>)</w:t>
            </w:r>
            <w:r w:rsidRPr="004E20FA">
              <w:rPr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  <w:r w:rsidR="00972A01">
              <w:rPr>
                <w:szCs w:val="20"/>
              </w:rPr>
              <w:t>Also, the data for training should</w:t>
            </w:r>
            <w:r w:rsidR="00972A01" w:rsidDel="003D1E1D">
              <w:rPr>
                <w:szCs w:val="20"/>
              </w:rPr>
              <w:t xml:space="preserve"> </w:t>
            </w:r>
            <w:r w:rsidR="00972A01">
              <w:rPr>
                <w:szCs w:val="20"/>
              </w:rPr>
              <w:t xml:space="preserve">have a granularity &lt;= to one hour. </w:t>
            </w:r>
            <w:del w:id="64" w:author="José Duarte" w:date="2023-01-28T20:06:00Z">
              <w:r w:rsidDel="003D1E1D">
                <w:rPr>
                  <w:szCs w:val="20"/>
                </w:rPr>
                <w:delText>These details, however, will not be discussed in this document.</w:delText>
              </w:r>
              <w:commentRangeEnd w:id="63"/>
              <w:r w:rsidDel="003D1E1D">
                <w:rPr>
                  <w:rStyle w:val="Refdecomentrio"/>
                </w:rPr>
                <w:commentReference w:id="63"/>
              </w:r>
              <w:r w:rsidR="003D1E1D" w:rsidDel="003D1E1D">
                <w:rPr>
                  <w:szCs w:val="20"/>
                </w:rPr>
                <w:delText xml:space="preserve"> </w:delText>
              </w:r>
            </w:del>
            <w:r w:rsidR="00E36B73">
              <w:rPr>
                <w:szCs w:val="20"/>
              </w:rPr>
              <w:t>F</w:t>
            </w:r>
            <w:r w:rsidR="003D1E1D">
              <w:rPr>
                <w:szCs w:val="20"/>
              </w:rPr>
              <w:t>o</w:t>
            </w:r>
            <w:r w:rsidR="00E36B73">
              <w:rPr>
                <w:szCs w:val="20"/>
              </w:rPr>
              <w:t>r</w:t>
            </w:r>
            <w:r w:rsidR="003D1E1D">
              <w:rPr>
                <w:szCs w:val="20"/>
              </w:rPr>
              <w:t xml:space="preserve"> </w:t>
            </w:r>
            <w:proofErr w:type="spellStart"/>
            <w:r w:rsidR="003D1E1D" w:rsidRPr="002C0F4A">
              <w:rPr>
                <w:rStyle w:val="nfaseDiscreta"/>
                <w:iCs w:val="0"/>
                <w:color w:val="auto"/>
              </w:rPr>
              <w:t>MLPRegressor</w:t>
            </w:r>
            <w:proofErr w:type="spellEnd"/>
            <w:r w:rsidR="003D1E1D" w:rsidRPr="00F73404">
              <w:rPr>
                <w:rStyle w:val="nfaseDiscreta"/>
                <w:i w:val="0"/>
                <w:color w:val="auto"/>
              </w:rPr>
              <w:t xml:space="preserve"> </w:t>
            </w:r>
            <w:r w:rsidR="00F73404" w:rsidRPr="00F73404">
              <w:rPr>
                <w:rStyle w:val="nfaseDiscreta"/>
                <w:i w:val="0"/>
                <w:color w:val="auto"/>
              </w:rPr>
              <w:t>m</w:t>
            </w:r>
            <w:r w:rsidR="00F73404" w:rsidRPr="00F73404">
              <w:rPr>
                <w:rStyle w:val="nfaseDiscreta"/>
                <w:i w:val="0"/>
              </w:rPr>
              <w:t xml:space="preserve">odels </w:t>
            </w:r>
            <w:r w:rsidR="003D1E1D">
              <w:rPr>
                <w:rStyle w:val="nfaseDiscreta"/>
                <w:i w:val="0"/>
                <w:color w:val="auto"/>
              </w:rPr>
              <w:t xml:space="preserve">the minimum size of </w:t>
            </w:r>
            <w:r w:rsidR="003D1E1D" w:rsidRPr="002C0F4A">
              <w:rPr>
                <w:i/>
                <w:iCs/>
                <w:szCs w:val="20"/>
              </w:rPr>
              <w:t>d</w:t>
            </w:r>
            <w:r w:rsidR="003D1E1D">
              <w:rPr>
                <w:i/>
                <w:iCs/>
                <w:szCs w:val="20"/>
              </w:rPr>
              <w:t>s</w:t>
            </w:r>
            <w:r w:rsidR="003D1E1D">
              <w:rPr>
                <w:szCs w:val="20"/>
              </w:rPr>
              <w:t xml:space="preserve"> and </w:t>
            </w:r>
            <w:r w:rsidR="003D1E1D">
              <w:rPr>
                <w:i/>
                <w:iCs/>
                <w:szCs w:val="20"/>
              </w:rPr>
              <w:t xml:space="preserve">y </w:t>
            </w:r>
            <w:r w:rsidR="003D1E1D">
              <w:rPr>
                <w:iCs/>
                <w:szCs w:val="20"/>
              </w:rPr>
              <w:t>is (</w:t>
            </w:r>
            <w:proofErr w:type="spellStart"/>
            <w:r w:rsidR="003D1E1D" w:rsidRPr="003D1E1D">
              <w:rPr>
                <w:i/>
                <w:szCs w:val="20"/>
              </w:rPr>
              <w:t>forecast_period</w:t>
            </w:r>
            <w:proofErr w:type="spellEnd"/>
            <w:r w:rsidR="003D1E1D" w:rsidRPr="003D1E1D">
              <w:rPr>
                <w:iCs/>
                <w:szCs w:val="20"/>
              </w:rPr>
              <w:t xml:space="preserve"> + </w:t>
            </w:r>
            <w:proofErr w:type="spellStart"/>
            <w:r w:rsidR="003D1E1D" w:rsidRPr="003D1E1D">
              <w:rPr>
                <w:i/>
                <w:szCs w:val="20"/>
              </w:rPr>
              <w:t>n_lags</w:t>
            </w:r>
            <w:proofErr w:type="spellEnd"/>
            <w:r w:rsidR="003D1E1D" w:rsidRPr="003D1E1D">
              <w:rPr>
                <w:iCs/>
                <w:szCs w:val="20"/>
              </w:rPr>
              <w:t xml:space="preserve"> + 1</w:t>
            </w:r>
            <w:r w:rsidR="003D1E1D">
              <w:rPr>
                <w:iCs/>
                <w:szCs w:val="20"/>
              </w:rPr>
              <w:t xml:space="preserve">). </w:t>
            </w:r>
            <w:r w:rsidR="00E36B73">
              <w:rPr>
                <w:szCs w:val="20"/>
              </w:rPr>
              <w:t xml:space="preserve">For </w:t>
            </w:r>
            <w:proofErr w:type="spellStart"/>
            <w:r w:rsidR="00E36B73" w:rsidRPr="002C0F4A">
              <w:t>HistGradientBoostingRegressor</w:t>
            </w:r>
            <w:proofErr w:type="spellEnd"/>
            <w:r w:rsidR="00E36B73" w:rsidRPr="00F73404">
              <w:rPr>
                <w:rStyle w:val="nfaseDiscreta"/>
                <w:i w:val="0"/>
                <w:color w:val="auto"/>
              </w:rPr>
              <w:t xml:space="preserve"> m</w:t>
            </w:r>
            <w:r w:rsidR="00E36B73" w:rsidRPr="00F73404">
              <w:rPr>
                <w:rStyle w:val="nfaseDiscreta"/>
                <w:i w:val="0"/>
              </w:rPr>
              <w:t xml:space="preserve">odels </w:t>
            </w:r>
            <w:r w:rsidR="00E36B73">
              <w:rPr>
                <w:rStyle w:val="nfaseDiscreta"/>
                <w:i w:val="0"/>
                <w:color w:val="auto"/>
              </w:rPr>
              <w:t xml:space="preserve">the minimum size of </w:t>
            </w:r>
            <w:r w:rsidR="00E36B73" w:rsidRPr="002C0F4A">
              <w:rPr>
                <w:i/>
                <w:iCs/>
                <w:szCs w:val="20"/>
              </w:rPr>
              <w:t>d</w:t>
            </w:r>
            <w:r w:rsidR="00E36B73">
              <w:rPr>
                <w:i/>
                <w:iCs/>
                <w:szCs w:val="20"/>
              </w:rPr>
              <w:t>s</w:t>
            </w:r>
            <w:r w:rsidR="00E36B73">
              <w:rPr>
                <w:szCs w:val="20"/>
              </w:rPr>
              <w:t xml:space="preserve"> and </w:t>
            </w:r>
            <w:r w:rsidR="00E36B73">
              <w:rPr>
                <w:i/>
                <w:iCs/>
                <w:szCs w:val="20"/>
              </w:rPr>
              <w:t xml:space="preserve">y </w:t>
            </w:r>
            <w:r w:rsidR="00E36B73">
              <w:rPr>
                <w:iCs/>
                <w:szCs w:val="20"/>
              </w:rPr>
              <w:t>is (</w:t>
            </w:r>
            <w:r w:rsidR="00E36B73" w:rsidRPr="003D1E1D">
              <w:rPr>
                <w:i/>
                <w:szCs w:val="20"/>
              </w:rPr>
              <w:t>forecast_period</w:t>
            </w:r>
            <w:r w:rsidR="00E36B73" w:rsidRPr="003D1E1D">
              <w:rPr>
                <w:iCs/>
                <w:szCs w:val="20"/>
              </w:rPr>
              <w:t xml:space="preserve"> + 1</w:t>
            </w:r>
            <w:r w:rsidR="00E36B73">
              <w:rPr>
                <w:iCs/>
                <w:szCs w:val="20"/>
              </w:rPr>
              <w:t>).</w:t>
            </w:r>
            <w:r w:rsidR="00CA45D2">
              <w:rPr>
                <w:iCs/>
                <w:szCs w:val="20"/>
              </w:rPr>
              <w:t xml:space="preserve"> </w:t>
            </w:r>
            <w:r w:rsidR="00501153">
              <w:rPr>
                <w:iCs/>
                <w:szCs w:val="20"/>
              </w:rPr>
              <w:t xml:space="preserve">For </w:t>
            </w:r>
            <w:r w:rsidR="00501153" w:rsidRPr="00F224D3">
              <w:rPr>
                <w:i/>
                <w:iCs/>
                <w:szCs w:val="20"/>
              </w:rPr>
              <w:t>Prophet</w:t>
            </w:r>
            <w:r w:rsidR="00501153">
              <w:rPr>
                <w:iCs/>
                <w:szCs w:val="20"/>
              </w:rPr>
              <w:t xml:space="preserve"> </w:t>
            </w:r>
            <w:r w:rsidR="00501153" w:rsidRPr="00F73404">
              <w:rPr>
                <w:rStyle w:val="nfaseDiscreta"/>
                <w:i w:val="0"/>
                <w:color w:val="auto"/>
              </w:rPr>
              <w:t>m</w:t>
            </w:r>
            <w:r w:rsidR="00501153" w:rsidRPr="00F73404">
              <w:rPr>
                <w:rStyle w:val="nfaseDiscreta"/>
                <w:i w:val="0"/>
              </w:rPr>
              <w:t xml:space="preserve">odels </w:t>
            </w:r>
            <w:r w:rsidR="00501153">
              <w:rPr>
                <w:rStyle w:val="nfaseDiscreta"/>
                <w:i w:val="0"/>
                <w:color w:val="auto"/>
              </w:rPr>
              <w:t xml:space="preserve">the minimum size of </w:t>
            </w:r>
            <w:r w:rsidR="00501153" w:rsidRPr="002C0F4A">
              <w:rPr>
                <w:i/>
                <w:iCs/>
                <w:szCs w:val="20"/>
              </w:rPr>
              <w:t>d</w:t>
            </w:r>
            <w:r w:rsidR="00501153">
              <w:rPr>
                <w:i/>
                <w:iCs/>
                <w:szCs w:val="20"/>
              </w:rPr>
              <w:t>s</w:t>
            </w:r>
            <w:r w:rsidR="00501153">
              <w:rPr>
                <w:szCs w:val="20"/>
              </w:rPr>
              <w:t xml:space="preserve"> and </w:t>
            </w:r>
            <w:r w:rsidR="00501153">
              <w:rPr>
                <w:i/>
                <w:iCs/>
                <w:szCs w:val="20"/>
              </w:rPr>
              <w:t xml:space="preserve">y </w:t>
            </w:r>
            <w:r w:rsidR="00501153">
              <w:rPr>
                <w:iCs/>
                <w:szCs w:val="20"/>
              </w:rPr>
              <w:t>is (</w:t>
            </w:r>
            <w:r w:rsidR="00DA2189" w:rsidRPr="003D1E1D">
              <w:rPr>
                <w:i/>
                <w:szCs w:val="20"/>
              </w:rPr>
              <w:t>forecast_period</w:t>
            </w:r>
            <w:r w:rsidR="00DA2189" w:rsidRPr="003D1E1D">
              <w:rPr>
                <w:iCs/>
                <w:szCs w:val="20"/>
              </w:rPr>
              <w:t xml:space="preserve"> + </w:t>
            </w:r>
            <w:r w:rsidR="00DA2189">
              <w:rPr>
                <w:iCs/>
                <w:szCs w:val="20"/>
              </w:rPr>
              <w:t>2</w:t>
            </w:r>
            <w:r w:rsidR="00501153">
              <w:rPr>
                <w:iCs/>
                <w:szCs w:val="20"/>
              </w:rPr>
              <w:t>).</w:t>
            </w:r>
            <w:r w:rsidR="000F4A53">
              <w:rPr>
                <w:iCs/>
                <w:szCs w:val="20"/>
              </w:rPr>
              <w:t xml:space="preserve"> </w:t>
            </w:r>
            <w:r w:rsidR="003D1E1D">
              <w:rPr>
                <w:iCs/>
                <w:szCs w:val="20"/>
              </w:rPr>
              <w:t>Assuming that the granularity of the data is given in hours!</w:t>
            </w:r>
            <w:r w:rsidR="00DA2189">
              <w:rPr>
                <w:iCs/>
                <w:szCs w:val="20"/>
              </w:rPr>
              <w:t xml:space="preserve"> </w:t>
            </w:r>
            <w:r w:rsidR="00DA2189" w:rsidRPr="000F4A53">
              <w:rPr>
                <w:b/>
                <w:bCs/>
                <w:iCs/>
                <w:szCs w:val="20"/>
              </w:rPr>
              <w:t xml:space="preserve">The minimum values </w:t>
            </w:r>
            <w:r w:rsidR="000F4A53" w:rsidRPr="000F4A53">
              <w:rPr>
                <w:b/>
                <w:bCs/>
                <w:iCs/>
                <w:szCs w:val="20"/>
              </w:rPr>
              <w:t>presented</w:t>
            </w:r>
            <w:r w:rsidR="00DA2189" w:rsidRPr="000F4A53">
              <w:rPr>
                <w:b/>
                <w:bCs/>
                <w:iCs/>
                <w:szCs w:val="20"/>
              </w:rPr>
              <w:t xml:space="preserve"> here are given as a reference and should not be used in production to train a model!</w:t>
            </w:r>
          </w:p>
          <w:p w14:paraId="225B4BCC" w14:textId="77777777" w:rsidR="003B4C12" w:rsidRDefault="003B4C1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Cs w:val="20"/>
              </w:rPr>
            </w:pPr>
          </w:p>
          <w:p w14:paraId="2502C4AE" w14:textId="77777777" w:rsidR="00280ECD" w:rsidRDefault="00280ECD" w:rsidP="0028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78E930D1" w14:textId="77777777" w:rsidR="00280ECD" w:rsidRDefault="00280ECD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Cs w:val="20"/>
              </w:rPr>
            </w:pPr>
          </w:p>
          <w:p w14:paraId="77A52850" w14:textId="77777777" w:rsidR="003B4C12" w:rsidRPr="00103DD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input_data = {</w:t>
            </w:r>
          </w:p>
          <w:p w14:paraId="160885DE" w14:textId="77777777" w:rsidR="003B4C1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58A4FC59" w14:textId="6A910612" w:rsidR="003B4C12" w:rsidRPr="00103DD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x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List[float],</w:t>
            </w:r>
          </w:p>
          <w:p w14:paraId="6004526A" w14:textId="77777777" w:rsidR="003B4C12" w:rsidRPr="00103DD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i/>
                <w:iCs/>
                <w:szCs w:val="20"/>
              </w:rPr>
              <w:t>y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</w:t>
            </w:r>
          </w:p>
          <w:p w14:paraId="20DA9243" w14:textId="77777777" w:rsidR="003B4C1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0A1C3FE9" w14:textId="77777777" w:rsidR="003B4C12" w:rsidRDefault="003B4C1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Cs w:val="20"/>
              </w:rPr>
            </w:pPr>
          </w:p>
          <w:p w14:paraId="612B561B" w14:textId="7F256C23" w:rsidR="003B4C1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and x and </w:t>
            </w:r>
            <w:r w:rsidRPr="00AB544D"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 are the observations corresponding to the number of customers and the number of cashiers open, respectively,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</w:p>
          <w:p w14:paraId="7EF1D72D" w14:textId="77777777" w:rsidR="003B4C12" w:rsidRDefault="003B4C1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the three lists,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 xml:space="preserve">s, </w:t>
            </w:r>
            <w:proofErr w:type="gramStart"/>
            <w:r>
              <w:rPr>
                <w:i/>
                <w:iCs/>
                <w:szCs w:val="20"/>
              </w:rPr>
              <w:t>x</w:t>
            </w:r>
            <w:proofErr w:type="gramEnd"/>
            <w:r>
              <w:rPr>
                <w:szCs w:val="20"/>
              </w:rPr>
              <w:t xml:space="preserve"> and </w:t>
            </w:r>
            <w:r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>, is expected, i.e., the three lists must have the same size.</w:t>
            </w:r>
          </w:p>
          <w:p w14:paraId="5714EBC2" w14:textId="77777777" w:rsidR="003B4C12" w:rsidRDefault="003B4C1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  <w:r w:rsidRPr="00440ACB">
              <w:rPr>
                <w:b/>
                <w:bCs/>
                <w:iCs/>
                <w:szCs w:val="20"/>
              </w:rPr>
              <w:t>Th</w:t>
            </w:r>
            <w:r w:rsidR="00440ACB" w:rsidRPr="00440ACB">
              <w:rPr>
                <w:b/>
                <w:bCs/>
                <w:iCs/>
                <w:szCs w:val="20"/>
              </w:rPr>
              <w:t>is</w:t>
            </w:r>
            <w:r w:rsidRPr="00440ACB">
              <w:rPr>
                <w:b/>
                <w:bCs/>
                <w:iCs/>
                <w:szCs w:val="20"/>
              </w:rPr>
              <w:t xml:space="preserve"> model was used and tested to forecast the size of a store</w:t>
            </w:r>
            <w:r w:rsidR="00440ACB" w:rsidRPr="00440ACB">
              <w:rPr>
                <w:b/>
                <w:bCs/>
                <w:iCs/>
                <w:szCs w:val="20"/>
              </w:rPr>
              <w:t>’s staff</w:t>
            </w:r>
            <w:r w:rsidRPr="00440ACB">
              <w:rPr>
                <w:b/>
                <w:bCs/>
                <w:iCs/>
                <w:szCs w:val="20"/>
              </w:rPr>
              <w:t>.</w:t>
            </w:r>
            <w:r w:rsidR="00440ACB" w:rsidRPr="00440ACB">
              <w:rPr>
                <w:b/>
                <w:bCs/>
                <w:iCs/>
                <w:szCs w:val="20"/>
              </w:rPr>
              <w:t xml:space="preserve"> The </w:t>
            </w:r>
            <w:r w:rsidR="00440ACB">
              <w:rPr>
                <w:b/>
                <w:bCs/>
                <w:iCs/>
                <w:szCs w:val="20"/>
              </w:rPr>
              <w:t xml:space="preserve">API </w:t>
            </w:r>
            <w:r w:rsidR="00440ACB" w:rsidRPr="00440ACB">
              <w:rPr>
                <w:b/>
                <w:bCs/>
                <w:iCs/>
                <w:szCs w:val="20"/>
              </w:rPr>
              <w:t>client should aggregate the data to a</w:t>
            </w:r>
            <w:r w:rsidR="00440ACB">
              <w:rPr>
                <w:b/>
                <w:bCs/>
                <w:iCs/>
                <w:szCs w:val="20"/>
              </w:rPr>
              <w:t>n</w:t>
            </w:r>
            <w:r w:rsidR="00440ACB" w:rsidRPr="00440ACB">
              <w:rPr>
                <w:b/>
                <w:bCs/>
                <w:iCs/>
                <w:szCs w:val="20"/>
              </w:rPr>
              <w:t xml:space="preserve"> hourly granularity and the data should not include hours where the store was closed</w:t>
            </w:r>
            <w:r w:rsidR="00440ACB">
              <w:rPr>
                <w:b/>
                <w:bCs/>
                <w:iCs/>
                <w:szCs w:val="20"/>
              </w:rPr>
              <w:t xml:space="preserve"> and had no customers</w:t>
            </w:r>
            <w:r w:rsidR="002B0FA1">
              <w:rPr>
                <w:rStyle w:val="Refdenotaderodap"/>
                <w:b/>
                <w:bCs/>
                <w:iCs/>
                <w:szCs w:val="20"/>
              </w:rPr>
              <w:footnoteReference w:id="7"/>
            </w:r>
            <w:r w:rsidR="00440ACB" w:rsidRPr="00440ACB">
              <w:rPr>
                <w:b/>
                <w:bCs/>
                <w:iCs/>
                <w:szCs w:val="20"/>
              </w:rPr>
              <w:t>.</w:t>
            </w:r>
          </w:p>
          <w:p w14:paraId="79BB50B7" w14:textId="77777777" w:rsidR="0080271F" w:rsidRDefault="0080271F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</w:p>
          <w:p w14:paraId="12583270" w14:textId="77777777" w:rsidR="00280ECD" w:rsidRDefault="00280ECD" w:rsidP="0028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5FF9EF24" w14:textId="77777777" w:rsidR="00280ECD" w:rsidRDefault="00280ECD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</w:p>
          <w:p w14:paraId="79592C6D" w14:textId="77777777" w:rsidR="0080271F" w:rsidRPr="00103DD2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input_data = {</w:t>
            </w:r>
          </w:p>
          <w:p w14:paraId="6D0A5A1D" w14:textId="77777777" w:rsidR="0080271F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413008F0" w14:textId="50529DDA" w:rsidR="0080271F" w:rsidRPr="00103DD2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y1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List[float],</w:t>
            </w:r>
          </w:p>
          <w:p w14:paraId="6AD3C982" w14:textId="2CDA7226" w:rsidR="0080271F" w:rsidRPr="00103DD2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i/>
                <w:iCs/>
                <w:szCs w:val="20"/>
              </w:rPr>
              <w:t>y2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</w:t>
            </w:r>
          </w:p>
          <w:p w14:paraId="59E676C3" w14:textId="77777777" w:rsidR="0080271F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15E06709" w14:textId="77777777" w:rsidR="0080271F" w:rsidRDefault="0080271F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</w:p>
          <w:p w14:paraId="660FA3CF" w14:textId="1009F81F" w:rsidR="0080271F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and </w:t>
            </w:r>
            <w:r w:rsidRPr="00280ECD">
              <w:rPr>
                <w:i/>
                <w:iCs/>
                <w:szCs w:val="20"/>
              </w:rPr>
              <w:t>y1</w:t>
            </w:r>
            <w:r>
              <w:rPr>
                <w:szCs w:val="20"/>
              </w:rPr>
              <w:t xml:space="preserve"> and </w:t>
            </w:r>
            <w:r w:rsidRPr="00AB544D">
              <w:rPr>
                <w:i/>
                <w:iCs/>
                <w:szCs w:val="20"/>
              </w:rPr>
              <w:t>y</w:t>
            </w:r>
            <w:r>
              <w:rPr>
                <w:i/>
                <w:iCs/>
                <w:szCs w:val="20"/>
              </w:rPr>
              <w:t>2</w:t>
            </w:r>
            <w:r>
              <w:rPr>
                <w:szCs w:val="20"/>
              </w:rPr>
              <w:t xml:space="preserve"> are the observations corresponding to the number of customers and the number of cashiers open, respectively,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</w:p>
          <w:p w14:paraId="18D946C0" w14:textId="49C9310D" w:rsidR="0080271F" w:rsidRPr="0080271F" w:rsidRDefault="0080271F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the three lists,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s, y1</w:t>
            </w:r>
            <w:r>
              <w:rPr>
                <w:szCs w:val="20"/>
              </w:rPr>
              <w:t xml:space="preserve"> and </w:t>
            </w:r>
            <w:r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 xml:space="preserve">, is expected, i.e., the three lists must have the same size. This will train a model that forecasts the two variables </w:t>
            </w:r>
            <w:r w:rsidRPr="0080271F">
              <w:rPr>
                <w:i/>
                <w:iCs/>
                <w:szCs w:val="20"/>
              </w:rPr>
              <w:t>y1</w:t>
            </w:r>
            <w:r>
              <w:rPr>
                <w:szCs w:val="20"/>
              </w:rPr>
              <w:t xml:space="preserve"> and </w:t>
            </w:r>
            <w:r w:rsidRPr="0080271F"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>, simultaneously</w:t>
            </w:r>
            <w:r w:rsidR="00A749E6">
              <w:rPr>
                <w:szCs w:val="20"/>
              </w:rPr>
              <w:t>.</w:t>
            </w:r>
          </w:p>
        </w:tc>
      </w:tr>
    </w:tbl>
    <w:p w14:paraId="785A164E" w14:textId="4D8D55E5" w:rsidR="00D828A0" w:rsidRDefault="00D828A0" w:rsidP="00D828A0">
      <w:pPr>
        <w:pStyle w:val="Ttulo3"/>
        <w:numPr>
          <w:ilvl w:val="2"/>
          <w:numId w:val="14"/>
        </w:numPr>
        <w:ind w:left="567" w:hanging="567"/>
      </w:pPr>
      <w:bookmarkStart w:id="65" w:name="_Ref125633402"/>
      <w:bookmarkStart w:id="66" w:name="_Toc136795675"/>
      <w:r>
        <w:t>Html Report</w:t>
      </w:r>
      <w:bookmarkEnd w:id="65"/>
      <w:bookmarkEnd w:id="66"/>
    </w:p>
    <w:tbl>
      <w:tblPr>
        <w:tblStyle w:val="SimplesTabela1"/>
        <w:tblW w:w="9026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0"/>
        <w:gridCol w:w="6176"/>
      </w:tblGrid>
      <w:tr w:rsidR="007A7C57" w14:paraId="6EF9C309" w14:textId="77777777" w:rsidTr="00641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1DF4B9DA" w14:textId="77777777" w:rsidR="007A7C57" w:rsidRDefault="007A7C57" w:rsidP="00641740">
            <w:pPr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lastRenderedPageBreak/>
              <w:t>Model</w:t>
            </w:r>
          </w:p>
        </w:tc>
        <w:tc>
          <w:tcPr>
            <w:tcW w:w="6176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508A916C" w14:textId="1A324539" w:rsidR="007A7C57" w:rsidRDefault="007A7C57" w:rsidP="00641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t>Html Report Structure</w:t>
            </w:r>
          </w:p>
        </w:tc>
      </w:tr>
      <w:tr w:rsidR="007A7C57" w14:paraId="6094690C" w14:textId="77777777" w:rsidTr="00641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shd w:val="clear" w:color="auto" w:fill="FFFFFF" w:themeFill="background1"/>
          </w:tcPr>
          <w:p w14:paraId="7EBC1233" w14:textId="77777777" w:rsidR="007A7C57" w:rsidRDefault="007A7C57" w:rsidP="00641740">
            <w:pPr>
              <w:pStyle w:val="Cabealhodondice"/>
              <w:rPr>
                <w:rStyle w:val="nfaseDiscreta"/>
                <w:i/>
                <w:iCs w:val="0"/>
                <w:color w:val="auto"/>
              </w:rPr>
            </w:pPr>
            <w:r w:rsidRPr="002C0F4A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lastRenderedPageBreak/>
              <w:t>MLPRegressor</w:t>
            </w:r>
          </w:p>
          <w:p w14:paraId="101317F4" w14:textId="77777777" w:rsidR="007A7C57" w:rsidRDefault="007A7C57" w:rsidP="00641740">
            <w:pPr>
              <w:rPr>
                <w:b w:val="0"/>
                <w:bCs w:val="0"/>
                <w:lang w:val="en-US"/>
              </w:rPr>
            </w:pPr>
          </w:p>
          <w:p w14:paraId="478AB4FF" w14:textId="77777777" w:rsidR="007A7C57" w:rsidRDefault="007A7C57" w:rsidP="00641740">
            <w:pPr>
              <w:rPr>
                <w:b w:val="0"/>
                <w:bCs w:val="0"/>
                <w:lang w:val="en-US"/>
              </w:rPr>
            </w:pPr>
          </w:p>
          <w:p w14:paraId="2F4E6DCF" w14:textId="77777777" w:rsidR="007A7C57" w:rsidRDefault="007A7C57" w:rsidP="00641740">
            <w:pPr>
              <w:rPr>
                <w:b w:val="0"/>
                <w:bCs w:val="0"/>
                <w:lang w:val="en-US"/>
              </w:rPr>
            </w:pPr>
          </w:p>
          <w:p w14:paraId="6ED76980" w14:textId="77777777" w:rsidR="007A7C57" w:rsidRDefault="007A7C57" w:rsidP="00641740">
            <w:pPr>
              <w:rPr>
                <w:b w:val="0"/>
                <w:bCs w:val="0"/>
                <w:lang w:val="en-US"/>
              </w:rPr>
            </w:pPr>
          </w:p>
          <w:p w14:paraId="58F74265" w14:textId="7F35C270" w:rsidR="007A7C57" w:rsidRDefault="007A7C57" w:rsidP="00641740">
            <w:pPr>
              <w:rPr>
                <w:lang w:val="en-US"/>
              </w:rPr>
            </w:pPr>
          </w:p>
          <w:p w14:paraId="4C712E36" w14:textId="2D069A45" w:rsidR="00D11BDD" w:rsidRDefault="00D11BDD" w:rsidP="00641740">
            <w:pPr>
              <w:rPr>
                <w:lang w:val="en-US"/>
              </w:rPr>
            </w:pPr>
          </w:p>
          <w:p w14:paraId="71591BEF" w14:textId="02919BFC" w:rsidR="00D11BDD" w:rsidRDefault="00D11BDD" w:rsidP="00641740">
            <w:pPr>
              <w:rPr>
                <w:lang w:val="en-US"/>
              </w:rPr>
            </w:pPr>
          </w:p>
          <w:p w14:paraId="2719C546" w14:textId="22B1E726" w:rsidR="00D11BDD" w:rsidRDefault="00D11BDD" w:rsidP="00641740">
            <w:pPr>
              <w:rPr>
                <w:lang w:val="en-US"/>
              </w:rPr>
            </w:pPr>
          </w:p>
          <w:p w14:paraId="1DFD69AF" w14:textId="1DCC1FFD" w:rsidR="00D11BDD" w:rsidRDefault="00D11BDD" w:rsidP="00641740">
            <w:pPr>
              <w:rPr>
                <w:lang w:val="en-US"/>
              </w:rPr>
            </w:pPr>
          </w:p>
          <w:p w14:paraId="3AF3F657" w14:textId="3C3E41BF" w:rsidR="00D11BDD" w:rsidRDefault="00D11BDD" w:rsidP="00641740">
            <w:pPr>
              <w:rPr>
                <w:lang w:val="en-US"/>
              </w:rPr>
            </w:pPr>
          </w:p>
          <w:p w14:paraId="3B6D0392" w14:textId="602EC0F1" w:rsidR="00D11BDD" w:rsidRDefault="00D11BDD" w:rsidP="00641740">
            <w:pPr>
              <w:rPr>
                <w:lang w:val="en-US"/>
              </w:rPr>
            </w:pPr>
          </w:p>
          <w:p w14:paraId="7CACD3A2" w14:textId="0D3FF83F" w:rsidR="00D11BDD" w:rsidRDefault="00D11BDD" w:rsidP="00641740">
            <w:pPr>
              <w:rPr>
                <w:lang w:val="en-US"/>
              </w:rPr>
            </w:pPr>
          </w:p>
          <w:p w14:paraId="6A234F3E" w14:textId="67A3ECDD" w:rsidR="00D11BDD" w:rsidRDefault="00D11BDD" w:rsidP="00641740">
            <w:pPr>
              <w:rPr>
                <w:lang w:val="en-US"/>
              </w:rPr>
            </w:pPr>
          </w:p>
          <w:p w14:paraId="16C2D758" w14:textId="4BCC0483" w:rsidR="00D11BDD" w:rsidRDefault="00D11BDD" w:rsidP="00641740">
            <w:pPr>
              <w:rPr>
                <w:lang w:val="en-US"/>
              </w:rPr>
            </w:pPr>
          </w:p>
          <w:p w14:paraId="6CD6029C" w14:textId="692EFF86" w:rsidR="00D11BDD" w:rsidRDefault="00D11BDD" w:rsidP="00641740">
            <w:pPr>
              <w:rPr>
                <w:lang w:val="en-US"/>
              </w:rPr>
            </w:pPr>
          </w:p>
          <w:p w14:paraId="4B0DA466" w14:textId="6568CC65" w:rsidR="00D11BDD" w:rsidRDefault="00D11BDD" w:rsidP="00641740">
            <w:pPr>
              <w:rPr>
                <w:lang w:val="en-US"/>
              </w:rPr>
            </w:pPr>
          </w:p>
          <w:p w14:paraId="00763BC0" w14:textId="52DEEE4B" w:rsidR="00D11BDD" w:rsidRDefault="00D11BDD" w:rsidP="00641740">
            <w:pPr>
              <w:rPr>
                <w:lang w:val="en-US"/>
              </w:rPr>
            </w:pPr>
          </w:p>
          <w:p w14:paraId="4D68A044" w14:textId="41D94105" w:rsidR="00D11BDD" w:rsidRDefault="00D11BDD" w:rsidP="00641740">
            <w:pPr>
              <w:rPr>
                <w:lang w:val="en-US"/>
              </w:rPr>
            </w:pPr>
          </w:p>
          <w:p w14:paraId="46A0415F" w14:textId="0CF8AA37" w:rsidR="00D11BDD" w:rsidRDefault="00D11BDD" w:rsidP="00641740">
            <w:pPr>
              <w:rPr>
                <w:lang w:val="en-US"/>
              </w:rPr>
            </w:pPr>
          </w:p>
          <w:p w14:paraId="3AA6A525" w14:textId="261A59E1" w:rsidR="00D11BDD" w:rsidRDefault="00D11BDD" w:rsidP="00641740">
            <w:pPr>
              <w:rPr>
                <w:lang w:val="en-US"/>
              </w:rPr>
            </w:pPr>
          </w:p>
          <w:p w14:paraId="5BF6D39E" w14:textId="27214E29" w:rsidR="00D11BDD" w:rsidRDefault="00D11BDD" w:rsidP="00641740">
            <w:pPr>
              <w:rPr>
                <w:lang w:val="en-US"/>
              </w:rPr>
            </w:pPr>
          </w:p>
          <w:p w14:paraId="43C034BD" w14:textId="3FB41931" w:rsidR="00D11BDD" w:rsidRDefault="00D11BDD" w:rsidP="00641740">
            <w:pPr>
              <w:rPr>
                <w:lang w:val="en-US"/>
              </w:rPr>
            </w:pPr>
          </w:p>
          <w:p w14:paraId="7B37412B" w14:textId="11CBFCB2" w:rsidR="00D11BDD" w:rsidRDefault="00D11BDD" w:rsidP="00641740">
            <w:pPr>
              <w:rPr>
                <w:lang w:val="en-US"/>
              </w:rPr>
            </w:pPr>
          </w:p>
          <w:p w14:paraId="59A9E5B2" w14:textId="65DDBDDF" w:rsidR="00D11BDD" w:rsidRDefault="00D11BDD" w:rsidP="00641740">
            <w:pPr>
              <w:rPr>
                <w:lang w:val="en-US"/>
              </w:rPr>
            </w:pPr>
          </w:p>
          <w:p w14:paraId="06C9F68C" w14:textId="0D0406DE" w:rsidR="00D11BDD" w:rsidRDefault="00D11BDD" w:rsidP="00641740">
            <w:pPr>
              <w:rPr>
                <w:lang w:val="en-US"/>
              </w:rPr>
            </w:pPr>
          </w:p>
          <w:p w14:paraId="6E883A5A" w14:textId="7B338860" w:rsidR="00D11BDD" w:rsidRDefault="00D11BDD" w:rsidP="00641740">
            <w:pPr>
              <w:rPr>
                <w:lang w:val="en-US"/>
              </w:rPr>
            </w:pPr>
          </w:p>
          <w:p w14:paraId="0303CA7B" w14:textId="437B910C" w:rsidR="00D11BDD" w:rsidRDefault="00D11BDD" w:rsidP="00641740">
            <w:pPr>
              <w:rPr>
                <w:lang w:val="en-US"/>
              </w:rPr>
            </w:pPr>
          </w:p>
          <w:p w14:paraId="76785452" w14:textId="0147D244" w:rsidR="00D11BDD" w:rsidRDefault="00D11BDD" w:rsidP="00641740">
            <w:pPr>
              <w:rPr>
                <w:lang w:val="en-US"/>
              </w:rPr>
            </w:pPr>
          </w:p>
          <w:p w14:paraId="3B5A3393" w14:textId="0E796313" w:rsidR="00D11BDD" w:rsidRDefault="00D11BDD" w:rsidP="00641740">
            <w:pPr>
              <w:rPr>
                <w:lang w:val="en-US"/>
              </w:rPr>
            </w:pPr>
          </w:p>
          <w:p w14:paraId="61DA9895" w14:textId="1A1C6D50" w:rsidR="00D11BDD" w:rsidRDefault="00D11BDD" w:rsidP="00641740">
            <w:pPr>
              <w:rPr>
                <w:lang w:val="en-US"/>
              </w:rPr>
            </w:pPr>
          </w:p>
          <w:p w14:paraId="4F9A6017" w14:textId="70653DE0" w:rsidR="00D11BDD" w:rsidRDefault="00D11BDD" w:rsidP="00641740">
            <w:pPr>
              <w:rPr>
                <w:lang w:val="en-US"/>
              </w:rPr>
            </w:pPr>
          </w:p>
          <w:p w14:paraId="7703AD50" w14:textId="631CC87A" w:rsidR="00D11BDD" w:rsidRDefault="00D11BDD" w:rsidP="00641740">
            <w:pPr>
              <w:rPr>
                <w:lang w:val="en-US"/>
              </w:rPr>
            </w:pPr>
          </w:p>
          <w:p w14:paraId="6243D83E" w14:textId="78DEA77C" w:rsidR="00D11BDD" w:rsidRDefault="00D11BDD" w:rsidP="00641740">
            <w:pPr>
              <w:rPr>
                <w:b w:val="0"/>
                <w:bCs w:val="0"/>
                <w:lang w:val="en-US"/>
              </w:rPr>
            </w:pPr>
          </w:p>
          <w:p w14:paraId="10CC286D" w14:textId="03379220" w:rsidR="00E510B9" w:rsidRDefault="00E510B9" w:rsidP="00641740">
            <w:pPr>
              <w:rPr>
                <w:b w:val="0"/>
                <w:bCs w:val="0"/>
                <w:lang w:val="en-US"/>
              </w:rPr>
            </w:pPr>
          </w:p>
          <w:p w14:paraId="05ED95C4" w14:textId="77777777" w:rsidR="00E510B9" w:rsidRDefault="00E510B9" w:rsidP="00641740">
            <w:pPr>
              <w:rPr>
                <w:lang w:val="en-US"/>
              </w:rPr>
            </w:pPr>
          </w:p>
          <w:p w14:paraId="269B4F83" w14:textId="553C4B53" w:rsidR="00D11BDD" w:rsidRDefault="00D11BDD" w:rsidP="00641740">
            <w:pPr>
              <w:rPr>
                <w:lang w:val="en-US"/>
              </w:rPr>
            </w:pPr>
          </w:p>
          <w:p w14:paraId="05229210" w14:textId="1A4A1A4D" w:rsidR="00493A53" w:rsidRDefault="00493A53" w:rsidP="00641740">
            <w:pPr>
              <w:rPr>
                <w:lang w:val="en-US"/>
              </w:rPr>
            </w:pPr>
          </w:p>
          <w:p w14:paraId="27DFAF13" w14:textId="4B4C4118" w:rsidR="00493A53" w:rsidRDefault="00493A53" w:rsidP="00641740">
            <w:pPr>
              <w:rPr>
                <w:lang w:val="en-US"/>
              </w:rPr>
            </w:pPr>
          </w:p>
          <w:p w14:paraId="476A23B7" w14:textId="4DE8EFD5" w:rsidR="00493A53" w:rsidRDefault="00493A53" w:rsidP="00641740">
            <w:pPr>
              <w:rPr>
                <w:lang w:val="en-US"/>
              </w:rPr>
            </w:pPr>
          </w:p>
          <w:p w14:paraId="7C459BBC" w14:textId="77777777" w:rsidR="00493A53" w:rsidRDefault="00493A53" w:rsidP="00641740">
            <w:pPr>
              <w:rPr>
                <w:b w:val="0"/>
                <w:bCs w:val="0"/>
                <w:lang w:val="en-US"/>
              </w:rPr>
            </w:pPr>
          </w:p>
          <w:p w14:paraId="20BAEFF0" w14:textId="77777777" w:rsidR="007A7C57" w:rsidRDefault="007A7C57" w:rsidP="00641740">
            <w:pPr>
              <w:pStyle w:val="Cabealhodondice"/>
            </w:pPr>
            <w:r w:rsidRPr="002C0F4A">
              <w:rPr>
                <w:b w:val="0"/>
                <w:bCs w:val="0"/>
              </w:rPr>
              <w:t>HistGradientBoostingRegressor</w:t>
            </w:r>
          </w:p>
          <w:p w14:paraId="3E939C76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3FE61F47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7A4ABA69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1FDE4342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2CC71138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6BEC6DCE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683D5738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1447E207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24B6E27D" w14:textId="435D2EFC" w:rsidR="007A7C57" w:rsidRDefault="007A7C57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8E06298" w14:textId="03335463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3391468" w14:textId="1FD0CDB3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870166F" w14:textId="6F1961F5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BCFF8B4" w14:textId="3484DF3E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8751CCC" w14:textId="6FDE9EB0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A7ACB4F" w14:textId="63D67BD3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6593D99" w14:textId="189CD84C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4229A8C" w14:textId="4E8FDCE0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00196C6C" w14:textId="6A61260D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BFDB11E" w14:textId="3E809EB2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754E17D" w14:textId="3E5B558C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0EDAD3B" w14:textId="491B9450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2159FC6" w14:textId="529F392F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1619A23" w14:textId="5863174A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C816545" w14:textId="3B16FDC8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7C12A2EA" w14:textId="7200F33A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97FDA9A" w14:textId="28F21A64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AEB3D00" w14:textId="5D901E90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7CF15400" w14:textId="51306E19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9FC96B7" w14:textId="7A2EB7F4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D5404CC" w14:textId="77777777" w:rsidR="00493A53" w:rsidRDefault="00493A53" w:rsidP="00641740">
            <w:pPr>
              <w:rPr>
                <w:i/>
                <w:iCs/>
                <w:szCs w:val="20"/>
              </w:rPr>
            </w:pPr>
          </w:p>
          <w:p w14:paraId="171B94E1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182B2973" w14:textId="4B48FB5F" w:rsidR="007A7C57" w:rsidRDefault="007A7C57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9E04FB1" w14:textId="29E5F44C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75D9C74C" w14:textId="3EBF9796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7271B66" w14:textId="125303F4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15CB70B3" w14:textId="77777777" w:rsidR="00493A53" w:rsidRDefault="00493A53" w:rsidP="00641740">
            <w:pPr>
              <w:rPr>
                <w:i/>
                <w:iCs/>
                <w:szCs w:val="20"/>
              </w:rPr>
            </w:pPr>
          </w:p>
          <w:p w14:paraId="4AE1CC9C" w14:textId="77777777" w:rsidR="007A7C57" w:rsidRPr="00AB544D" w:rsidRDefault="007A7C57" w:rsidP="00641740">
            <w:pPr>
              <w:rPr>
                <w:lang w:val="en-US"/>
              </w:rPr>
            </w:pPr>
            <w:r w:rsidRPr="00F224D3">
              <w:rPr>
                <w:b w:val="0"/>
                <w:bCs w:val="0"/>
                <w:i/>
                <w:iCs/>
                <w:szCs w:val="20"/>
              </w:rPr>
              <w:t>Prophet</w:t>
            </w:r>
          </w:p>
          <w:p w14:paraId="5373607A" w14:textId="77777777" w:rsidR="007A7C57" w:rsidRPr="00133A5A" w:rsidRDefault="007A7C57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</w:tc>
        <w:tc>
          <w:tcPr>
            <w:tcW w:w="6176" w:type="dxa"/>
            <w:shd w:val="clear" w:color="auto" w:fill="FFFFFF" w:themeFill="background1"/>
          </w:tcPr>
          <w:p w14:paraId="6AF12244" w14:textId="0F3403B1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lastRenderedPageBreak/>
              <w:t>&lt;div class='htmlReport</w:t>
            </w:r>
            <w:r w:rsidR="008165ED">
              <w:rPr>
                <w:rStyle w:val="Refdenotaderodap"/>
                <w:rFonts w:cs="Times New Roman"/>
                <w:szCs w:val="20"/>
              </w:rPr>
              <w:footnoteReference w:id="8"/>
            </w:r>
            <w:r w:rsidRPr="00493A53">
              <w:rPr>
                <w:rFonts w:cs="Times New Roman"/>
                <w:szCs w:val="20"/>
              </w:rPr>
              <w:t>'&gt;</w:t>
            </w:r>
          </w:p>
          <w:p w14:paraId="24637DCF" w14:textId="77777777" w:rsidR="00E510B9" w:rsidRPr="00493A53" w:rsidRDefault="00E510B9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EA594E8" w14:textId="17DE3DED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&lt;h3&gt;</w:t>
            </w:r>
            <w:r w:rsidRPr="00493A53">
              <w:rPr>
                <w:rFonts w:cs="Times New Roman"/>
                <w:i/>
                <w:iCs/>
                <w:szCs w:val="20"/>
              </w:rPr>
              <w:t>Model Details</w:t>
            </w:r>
            <w:r w:rsidRPr="00493A53">
              <w:rPr>
                <w:rFonts w:cs="Times New Roman"/>
                <w:szCs w:val="20"/>
              </w:rPr>
              <w:t>&lt;/h3&gt;</w:t>
            </w:r>
          </w:p>
          <w:p w14:paraId="43FA6AC4" w14:textId="77777777" w:rsidR="00E510B9" w:rsidRPr="00493A53" w:rsidRDefault="00E510B9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6553C53C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59C28974" w14:textId="134562B2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17200E3F" w14:textId="4948EAB1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43CF37F7" w14:textId="1D6F638E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&lt;td&gt;Type&lt;/td&gt;</w:t>
            </w:r>
          </w:p>
          <w:p w14:paraId="7FA2D798" w14:textId="663DAC83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MLPRegressor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2535CC65" w14:textId="6B93DD1F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1BEF0101" w14:textId="36521832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3B0653B0" w14:textId="12F753B8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&lt;td&gt;Name&lt;/td&gt;</w:t>
            </w:r>
          </w:p>
          <w:p w14:paraId="7CC555FC" w14:textId="4CB3BC86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Store A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9809697" w14:textId="0B976C7D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151DE404" w14:textId="179C2301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36C13A08" w14:textId="2A337C07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&lt;td&gt;Time Trained&lt;/td&gt;</w:t>
            </w:r>
          </w:p>
          <w:p w14:paraId="2DDC10CF" w14:textId="0B72817D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2023-01-26 15:49:49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6E7DAF1C" w14:textId="67CF7594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66B3C42C" w14:textId="24A38083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1979C7B2" w14:textId="71E70719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&lt;td&gt;Forecast Period&lt;/td&gt;</w:t>
            </w:r>
          </w:p>
          <w:p w14:paraId="6FEEA6DE" w14:textId="37380E84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1847D1F" w14:textId="7D83F592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42C0EC72" w14:textId="657C4F19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7E3BB79D" w14:textId="12EEBEC0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&lt;td&gt;Number of Lags&lt;/td&gt;</w:t>
            </w:r>
          </w:p>
          <w:p w14:paraId="53FFF8F2" w14:textId="0AA33DB1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1DFE3FF2" w14:textId="2CEBEB43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3DE7ED32" w14:textId="71AD283D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05837F8B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20C0ABF3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A914273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&lt;h4&gt;</w:t>
            </w:r>
            <w:r w:rsidRPr="00493A53">
              <w:rPr>
                <w:rFonts w:cs="Times New Roman"/>
                <w:i/>
                <w:iCs/>
                <w:szCs w:val="20"/>
              </w:rPr>
              <w:t>Model Metrics</w:t>
            </w:r>
            <w:r w:rsidRPr="00493A53">
              <w:rPr>
                <w:rFonts w:cs="Times New Roman"/>
                <w:szCs w:val="20"/>
              </w:rPr>
              <w:t>&lt;/h4&gt;</w:t>
            </w:r>
          </w:p>
          <w:p w14:paraId="51AEFFF5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419E2D1A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6C3502C7" w14:textId="1AEDABE1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48B87F4F" w14:textId="104F2A6A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68F8CCA5" w14:textId="7D153523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&lt;td&gt;MAE&lt;/td&gt;</w:t>
            </w:r>
          </w:p>
          <w:p w14:paraId="2BCFB2B4" w14:textId="2883509D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4.665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5A077848" w14:textId="4BEF342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6B9E5AA3" w14:textId="32B0A8BD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3508226A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75C7708D" w14:textId="77777777" w:rsidR="007A7C57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&lt;/div&gt;</w:t>
            </w:r>
          </w:p>
          <w:p w14:paraId="095722BD" w14:textId="77777777" w:rsidR="00D11BDD" w:rsidRPr="00493A53" w:rsidRDefault="00D11BDD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4E94D47D" w14:textId="79365269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&lt;div class='htmlReport'&gt;</w:t>
            </w:r>
          </w:p>
          <w:p w14:paraId="2E086B45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01588E5E" w14:textId="14080F89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&lt;h3&gt;</w:t>
            </w:r>
            <w:r w:rsidRPr="00493A53">
              <w:rPr>
                <w:rFonts w:cs="Times New Roman"/>
                <w:i/>
                <w:iCs/>
                <w:szCs w:val="20"/>
              </w:rPr>
              <w:t>Model Details</w:t>
            </w:r>
            <w:r w:rsidRPr="00493A53">
              <w:rPr>
                <w:rFonts w:cs="Times New Roman"/>
                <w:szCs w:val="20"/>
              </w:rPr>
              <w:t>&lt;/h3&gt;</w:t>
            </w:r>
          </w:p>
          <w:p w14:paraId="1448A99A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727D3A1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2231C068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7CC08699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5E6E8951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&lt;td&gt;Type&lt;/td&gt;</w:t>
            </w:r>
          </w:p>
          <w:p w14:paraId="21FA8D12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HistGradientBoostingRegressor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16BA4A2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6BA08F0C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5854C3C6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&lt;td&gt;Name&lt;/td&gt;</w:t>
            </w:r>
          </w:p>
          <w:p w14:paraId="3485A740" w14:textId="2ED48458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Store B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454D3D29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38316949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6925A3F3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&lt;td&gt;Time Trained&lt;/td&gt;</w:t>
            </w:r>
          </w:p>
          <w:p w14:paraId="41C4D621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2023-01-26 16:01:23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526F1F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4FA80BF3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1AABD842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lastRenderedPageBreak/>
              <w:t>&lt;td&gt;Forecast Period&lt;/td&gt;</w:t>
            </w:r>
          </w:p>
          <w:p w14:paraId="434170E6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17FB90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507710B1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57138DEB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209A8A3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6FDB33E0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&lt;h4&gt;</w:t>
            </w:r>
            <w:r w:rsidRPr="00493A53">
              <w:rPr>
                <w:rFonts w:cs="Times New Roman"/>
                <w:i/>
                <w:iCs/>
                <w:szCs w:val="20"/>
              </w:rPr>
              <w:t>Model Metrics</w:t>
            </w:r>
            <w:r w:rsidRPr="00493A53">
              <w:rPr>
                <w:rFonts w:cs="Times New Roman"/>
                <w:szCs w:val="20"/>
              </w:rPr>
              <w:t>&lt;/h4&gt;</w:t>
            </w:r>
          </w:p>
          <w:p w14:paraId="15BB011B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4A23992F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0AD92FCB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5013898A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73169BED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&lt;td&gt;MAE&lt;/td&gt;</w:t>
            </w:r>
          </w:p>
          <w:p w14:paraId="626D980F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3.884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490F58B7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4C537F43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2C7FB685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5C398773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&lt;/div&gt;</w:t>
            </w:r>
          </w:p>
          <w:p w14:paraId="07483C19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32C970F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&lt;div class='htmlReport'&gt;</w:t>
            </w:r>
          </w:p>
          <w:p w14:paraId="4978153C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3D8BF17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&lt;h3&gt;</w:t>
            </w:r>
            <w:r w:rsidRPr="00450AE0">
              <w:rPr>
                <w:rFonts w:cs="Times New Roman"/>
                <w:i/>
                <w:iCs/>
                <w:szCs w:val="20"/>
              </w:rPr>
              <w:t>Model Details</w:t>
            </w:r>
            <w:r w:rsidRPr="009E2764">
              <w:rPr>
                <w:rFonts w:cs="Times New Roman"/>
                <w:szCs w:val="20"/>
              </w:rPr>
              <w:t>&lt;/h3&gt;</w:t>
            </w:r>
          </w:p>
          <w:p w14:paraId="17C09418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F046EB2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&lt;table&gt;</w:t>
            </w:r>
          </w:p>
          <w:p w14:paraId="0347A9A2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&lt;tbody&gt;</w:t>
            </w:r>
          </w:p>
          <w:p w14:paraId="053CFBBF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&lt;tr&gt;</w:t>
            </w:r>
          </w:p>
          <w:p w14:paraId="0480F675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&lt;td&gt;Type&lt;/td&gt;</w:t>
            </w:r>
          </w:p>
          <w:p w14:paraId="3C83F033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</w:t>
            </w:r>
            <w:r w:rsidRPr="00450AE0">
              <w:rPr>
                <w:rFonts w:cs="Times New Roman"/>
                <w:i/>
                <w:iCs/>
                <w:szCs w:val="20"/>
              </w:rPr>
              <w:t>Prophet</w:t>
            </w:r>
            <w:r w:rsidRPr="009E2764">
              <w:rPr>
                <w:rFonts w:cs="Times New Roman"/>
                <w:szCs w:val="20"/>
              </w:rPr>
              <w:t>&lt;/td&gt;</w:t>
            </w:r>
          </w:p>
          <w:p w14:paraId="7613F452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&lt;/tr&gt;</w:t>
            </w:r>
          </w:p>
          <w:p w14:paraId="2F2F903B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&lt;tr&gt;</w:t>
            </w:r>
          </w:p>
          <w:p w14:paraId="42B03A12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&lt;td&gt;Name&lt;/td&gt;</w:t>
            </w:r>
          </w:p>
          <w:p w14:paraId="795D1C11" w14:textId="1C5FE36A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</w:t>
            </w:r>
            <w:r w:rsidRPr="00450AE0">
              <w:rPr>
                <w:rFonts w:cs="Times New Roman"/>
                <w:i/>
                <w:iCs/>
                <w:szCs w:val="20"/>
              </w:rPr>
              <w:t>Store C</w:t>
            </w:r>
            <w:r w:rsidRPr="009E2764">
              <w:rPr>
                <w:rFonts w:cs="Times New Roman"/>
                <w:szCs w:val="20"/>
              </w:rPr>
              <w:t>&lt;/td&gt;</w:t>
            </w:r>
          </w:p>
          <w:p w14:paraId="27B550FE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&lt;/tr&gt;</w:t>
            </w:r>
          </w:p>
          <w:p w14:paraId="3F7F5858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&lt;tr&gt;</w:t>
            </w:r>
          </w:p>
          <w:p w14:paraId="5794F7C0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&lt;td&gt;Time Trained&lt;/td&gt;</w:t>
            </w:r>
          </w:p>
          <w:p w14:paraId="2F639690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</w:t>
            </w:r>
            <w:r w:rsidRPr="00450AE0">
              <w:rPr>
                <w:rFonts w:cs="Times New Roman"/>
                <w:i/>
                <w:iCs/>
                <w:szCs w:val="20"/>
              </w:rPr>
              <w:t>2023-01-26 16:01:48</w:t>
            </w:r>
            <w:r w:rsidRPr="009E2764">
              <w:rPr>
                <w:rFonts w:cs="Times New Roman"/>
                <w:szCs w:val="20"/>
              </w:rPr>
              <w:t>&lt;/td&gt;</w:t>
            </w:r>
          </w:p>
          <w:p w14:paraId="3450CE73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&lt;/tr&gt;</w:t>
            </w:r>
          </w:p>
          <w:p w14:paraId="5819F0B1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&lt;tr&gt;</w:t>
            </w:r>
          </w:p>
          <w:p w14:paraId="35CE287D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commentRangeStart w:id="67"/>
            <w:r w:rsidRPr="009E2764">
              <w:rPr>
                <w:rFonts w:cs="Times New Roman"/>
                <w:szCs w:val="20"/>
              </w:rPr>
              <w:t>&lt;td&gt;Forecast Period&lt;/td&gt;</w:t>
            </w:r>
          </w:p>
          <w:p w14:paraId="6F387BC0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</w:t>
            </w:r>
            <w:r w:rsidRPr="00450AE0">
              <w:rPr>
                <w:rFonts w:cs="Times New Roman"/>
                <w:i/>
                <w:iCs/>
                <w:szCs w:val="20"/>
              </w:rPr>
              <w:t>720</w:t>
            </w:r>
            <w:r w:rsidRPr="009E2764">
              <w:rPr>
                <w:rFonts w:cs="Times New Roman"/>
                <w:szCs w:val="20"/>
              </w:rPr>
              <w:t>&lt;/td&gt;</w:t>
            </w:r>
            <w:commentRangeEnd w:id="67"/>
            <w:r w:rsidR="0098409E">
              <w:rPr>
                <w:rStyle w:val="Refdecomentrio"/>
              </w:rPr>
              <w:commentReference w:id="67"/>
            </w:r>
          </w:p>
          <w:p w14:paraId="72E3FE83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&lt;/tr&gt;</w:t>
            </w:r>
          </w:p>
          <w:p w14:paraId="56409641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&lt;/tbody&gt;</w:t>
            </w:r>
          </w:p>
          <w:p w14:paraId="20F6D4DF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&lt;/table&gt;</w:t>
            </w:r>
          </w:p>
          <w:p w14:paraId="1E42A8F4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C308F4A" w14:textId="77777777" w:rsidR="009E2764" w:rsidRPr="00F7340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  <w:lang w:val="pt-PT"/>
              </w:rPr>
            </w:pPr>
            <w:r w:rsidRPr="00F73404">
              <w:rPr>
                <w:rFonts w:cs="Times New Roman"/>
                <w:szCs w:val="20"/>
                <w:lang w:val="pt-PT"/>
              </w:rPr>
              <w:t>&lt;h4&gt;</w:t>
            </w:r>
            <w:r w:rsidRPr="00F73404">
              <w:rPr>
                <w:rFonts w:cs="Times New Roman"/>
                <w:i/>
                <w:iCs/>
                <w:szCs w:val="20"/>
                <w:lang w:val="pt-PT"/>
              </w:rPr>
              <w:t xml:space="preserve">Error/Performance </w:t>
            </w:r>
            <w:proofErr w:type="spellStart"/>
            <w:r w:rsidRPr="00F73404">
              <w:rPr>
                <w:rFonts w:cs="Times New Roman"/>
                <w:i/>
                <w:iCs/>
                <w:szCs w:val="20"/>
                <w:lang w:val="pt-PT"/>
              </w:rPr>
              <w:t>Metrics</w:t>
            </w:r>
            <w:proofErr w:type="spellEnd"/>
            <w:r w:rsidRPr="00F73404">
              <w:rPr>
                <w:rFonts w:cs="Times New Roman"/>
                <w:szCs w:val="20"/>
                <w:lang w:val="pt-PT"/>
              </w:rPr>
              <w:t>&lt;/h4&gt;</w:t>
            </w:r>
          </w:p>
          <w:p w14:paraId="28D873CD" w14:textId="77777777" w:rsidR="009E2764" w:rsidRPr="00F7340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  <w:lang w:val="pt-PT"/>
              </w:rPr>
            </w:pPr>
          </w:p>
          <w:p w14:paraId="1A4D47F3" w14:textId="1610079A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</w:t>
            </w:r>
            <w:proofErr w:type="spellStart"/>
            <w:r w:rsidRPr="009E2764">
              <w:rPr>
                <w:rFonts w:cs="Times New Roman"/>
                <w:szCs w:val="20"/>
              </w:rPr>
              <w:t>img</w:t>
            </w:r>
            <w:proofErr w:type="spellEnd"/>
            <w:r w:rsidRPr="009E2764">
              <w:rPr>
                <w:rFonts w:cs="Times New Roman"/>
                <w:szCs w:val="20"/>
              </w:rPr>
              <w:t xml:space="preserve"> </w:t>
            </w:r>
            <w:proofErr w:type="spellStart"/>
            <w:r w:rsidRPr="009E2764">
              <w:rPr>
                <w:rFonts w:cs="Times New Roman"/>
                <w:szCs w:val="20"/>
              </w:rPr>
              <w:t>src</w:t>
            </w:r>
            <w:proofErr w:type="spellEnd"/>
            <w:r w:rsidRPr="009E2764">
              <w:rPr>
                <w:rFonts w:cs="Times New Roman"/>
                <w:szCs w:val="20"/>
              </w:rPr>
              <w:t>="</w:t>
            </w:r>
            <w:r w:rsidRPr="00626BBD">
              <w:rPr>
                <w:rFonts w:cs="Times New Roman"/>
                <w:i/>
                <w:iCs/>
                <w:szCs w:val="20"/>
              </w:rPr>
              <w:t>http</w:t>
            </w:r>
            <w:r w:rsidR="00626BBD" w:rsidRPr="00626BBD">
              <w:rPr>
                <w:rFonts w:cs="Times New Roman"/>
                <w:i/>
                <w:iCs/>
                <w:szCs w:val="20"/>
              </w:rPr>
              <w:t>s</w:t>
            </w:r>
            <w:r w:rsidRPr="00626BBD">
              <w:rPr>
                <w:rFonts w:cs="Times New Roman"/>
                <w:i/>
                <w:iCs/>
                <w:szCs w:val="20"/>
              </w:rPr>
              <w:t>://./report./mae.png</w:t>
            </w:r>
            <w:r w:rsidRPr="009E2764">
              <w:rPr>
                <w:rFonts w:cs="Times New Roman"/>
                <w:szCs w:val="20"/>
              </w:rPr>
              <w:t>" alt="MAE" /&gt;</w:t>
            </w:r>
          </w:p>
          <w:p w14:paraId="73C8C163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03F3657" w14:textId="793B272F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&lt;h4&gt;</w:t>
            </w:r>
            <w:r w:rsidRPr="00450AE0">
              <w:rPr>
                <w:rFonts w:cs="Times New Roman"/>
                <w:i/>
                <w:iCs/>
                <w:szCs w:val="20"/>
              </w:rPr>
              <w:t>Model Components</w:t>
            </w:r>
            <w:r w:rsidRPr="009E2764">
              <w:rPr>
                <w:rFonts w:cs="Times New Roman"/>
                <w:szCs w:val="20"/>
              </w:rPr>
              <w:t>&lt;/h4&gt;</w:t>
            </w:r>
          </w:p>
          <w:p w14:paraId="6D5B3E11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E1A03FA" w14:textId="2397115E" w:rsidR="00450AE0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&lt;img src="</w:t>
            </w:r>
            <w:r w:rsidRPr="00626BBD">
              <w:rPr>
                <w:rFonts w:cs="Times New Roman"/>
                <w:i/>
                <w:iCs/>
                <w:szCs w:val="20"/>
              </w:rPr>
              <w:t>http</w:t>
            </w:r>
            <w:r w:rsidR="00626BBD" w:rsidRPr="00626BBD">
              <w:rPr>
                <w:rFonts w:cs="Times New Roman"/>
                <w:i/>
                <w:iCs/>
                <w:szCs w:val="20"/>
              </w:rPr>
              <w:t>s</w:t>
            </w:r>
            <w:r w:rsidRPr="00626BBD">
              <w:rPr>
                <w:rFonts w:cs="Times New Roman"/>
                <w:i/>
                <w:iCs/>
                <w:szCs w:val="20"/>
              </w:rPr>
              <w:t>://./report./components.png</w:t>
            </w:r>
            <w:r w:rsidRPr="009E2764">
              <w:rPr>
                <w:rFonts w:cs="Times New Roman"/>
                <w:szCs w:val="20"/>
              </w:rPr>
              <w:t>" alt="Model Components" /&gt;</w:t>
            </w:r>
          </w:p>
          <w:p w14:paraId="2858400B" w14:textId="77777777" w:rsidR="00493A53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&lt;/div&gt;</w:t>
            </w:r>
          </w:p>
          <w:p w14:paraId="2AA19688" w14:textId="77777777" w:rsidR="00626BBD" w:rsidRDefault="00626BBD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2E648022" w14:textId="44DC6E12" w:rsidR="00626BBD" w:rsidRPr="00493A53" w:rsidRDefault="00626BBD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The listings above present example values.</w:t>
            </w:r>
          </w:p>
        </w:tc>
      </w:tr>
    </w:tbl>
    <w:p w14:paraId="462BC336" w14:textId="77777777" w:rsidR="008165ED" w:rsidRDefault="008165ED" w:rsidP="00062D4F">
      <w:pPr>
        <w:rPr>
          <w:rFonts w:cs="Times New Roman"/>
          <w:szCs w:val="20"/>
        </w:rPr>
      </w:pPr>
    </w:p>
    <w:sectPr w:rsidR="008165ED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José Duarte" w:date="2022-12-31T17:27:00Z" w:initials="JD">
    <w:p w14:paraId="6D4E4AA5" w14:textId="77777777" w:rsidR="00D64A20" w:rsidRDefault="00D64A20" w:rsidP="00820BCE">
      <w:pPr>
        <w:pStyle w:val="Textodecomentrio"/>
        <w:jc w:val="left"/>
      </w:pPr>
      <w:r>
        <w:rPr>
          <w:rStyle w:val="Refdecomentrio"/>
        </w:rPr>
        <w:annotationRef/>
      </w:r>
      <w:r>
        <w:t>Some restrictions may apply. This is the place where restrictions should be presented and discussed.</w:t>
      </w:r>
    </w:p>
  </w:comment>
  <w:comment w:id="4" w:author="José Duarte" w:date="2022-12-31T17:27:00Z" w:initials="JD">
    <w:p w14:paraId="7F668A03" w14:textId="77777777" w:rsidR="00D64A20" w:rsidRDefault="00D64A20" w:rsidP="00107867">
      <w:pPr>
        <w:pStyle w:val="Textodecomentrio"/>
        <w:jc w:val="left"/>
      </w:pPr>
      <w:r>
        <w:rPr>
          <w:rStyle w:val="Refdecomentrio"/>
        </w:rPr>
        <w:annotationRef/>
      </w:r>
      <w:r>
        <w:t>Some assumptions may apply. This is the place where assumptions should be presented and discussed.</w:t>
      </w:r>
    </w:p>
  </w:comment>
  <w:comment w:id="8" w:author="José Duarte" w:date="2022-12-31T18:45:00Z" w:initials="JD">
    <w:p w14:paraId="2BCDC335" w14:textId="77777777" w:rsidR="00BA3C67" w:rsidRDefault="00BA3C67" w:rsidP="00CC69BF">
      <w:pPr>
        <w:pStyle w:val="Textodecomentrio"/>
        <w:jc w:val="left"/>
      </w:pPr>
      <w:r>
        <w:rPr>
          <w:rStyle w:val="Refdecomentrio"/>
        </w:rPr>
        <w:annotationRef/>
      </w:r>
      <w:r>
        <w:rPr>
          <w:color w:val="333333"/>
        </w:rPr>
        <w:t>Remove this parameter?</w:t>
      </w:r>
    </w:p>
  </w:comment>
  <w:comment w:id="14" w:author="José Duarte" w:date="2023-01-26T17:13:00Z" w:initials="JD">
    <w:p w14:paraId="292D5240" w14:textId="77777777" w:rsidR="00DE4CAC" w:rsidRDefault="00DE4CAC" w:rsidP="00CF7616">
      <w:pPr>
        <w:pStyle w:val="Textodecomentrio"/>
        <w:jc w:val="left"/>
      </w:pPr>
      <w:r>
        <w:rPr>
          <w:rStyle w:val="Refdecomentrio"/>
        </w:rPr>
        <w:annotationRef/>
      </w:r>
      <w:r>
        <w:t>Add info about the min size/recommended size of the data structures (size of the data).</w:t>
      </w:r>
    </w:p>
  </w:comment>
  <w:comment w:id="15" w:author="José Duarte" w:date="2023-01-26T17:12:00Z" w:initials="JD">
    <w:p w14:paraId="4D74C201" w14:textId="77777777" w:rsidR="00DE4CAC" w:rsidRDefault="00DE4CAC" w:rsidP="00B81E51">
      <w:pPr>
        <w:pStyle w:val="Textodecomentrio"/>
        <w:jc w:val="left"/>
      </w:pPr>
      <w:r>
        <w:rPr>
          <w:rStyle w:val="Refdecomentrio"/>
        </w:rPr>
        <w:annotationRef/>
      </w:r>
      <w:r>
        <w:t>Add info about the use of this parameter for each type of model.</w:t>
      </w:r>
    </w:p>
  </w:comment>
  <w:comment w:id="28" w:author="José Duarte" w:date="2023-01-26T14:16:00Z" w:initials="JD">
    <w:p w14:paraId="2DE4F984" w14:textId="0ED1BC85" w:rsidR="009B5E5B" w:rsidRDefault="009B5E5B" w:rsidP="00887D79">
      <w:pPr>
        <w:pStyle w:val="Textodecomentrio"/>
        <w:jc w:val="left"/>
      </w:pPr>
      <w:r>
        <w:rPr>
          <w:rStyle w:val="Refdecomentrio"/>
        </w:rPr>
        <w:annotationRef/>
      </w:r>
      <w:r>
        <w:t>This is an initial design choice open for discussion.</w:t>
      </w:r>
    </w:p>
  </w:comment>
  <w:comment w:id="63" w:author="José Duarte" w:date="2022-12-26T20:34:00Z" w:initials="JD">
    <w:p w14:paraId="48FA86DF" w14:textId="0D96A5ED" w:rsidR="00983BE2" w:rsidRDefault="00983BE2" w:rsidP="00983BE2">
      <w:pPr>
        <w:pStyle w:val="Textodecomentrio"/>
        <w:jc w:val="left"/>
      </w:pPr>
      <w:r>
        <w:rPr>
          <w:rStyle w:val="Refdecomentrio"/>
        </w:rPr>
        <w:annotationRef/>
      </w:r>
      <w:r>
        <w:t>Discuss in more detail in another document?</w:t>
      </w:r>
    </w:p>
  </w:comment>
  <w:comment w:id="67" w:author="José Duarte" w:date="2023-01-26T16:25:00Z" w:initials="JD">
    <w:p w14:paraId="2EECE63F" w14:textId="77777777" w:rsidR="0098409E" w:rsidRDefault="0098409E" w:rsidP="009013F0">
      <w:pPr>
        <w:pStyle w:val="Textodecomentrio"/>
        <w:jc w:val="left"/>
      </w:pPr>
      <w:r>
        <w:rPr>
          <w:rStyle w:val="Refdecomentrio"/>
        </w:rPr>
        <w:annotationRef/>
      </w:r>
      <w:r>
        <w:t>Prophet is not necessarily associated with a forecast period. Check this (this information may be removed in the future).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D4E4AA5" w15:done="0"/>
  <w15:commentEx w15:paraId="7F668A03" w15:done="0"/>
  <w15:commentEx w15:paraId="2BCDC335" w15:done="0"/>
  <w15:commentEx w15:paraId="292D5240" w15:done="0"/>
  <w15:commentEx w15:paraId="4D74C201" w15:done="0"/>
  <w15:commentEx w15:paraId="2DE4F984" w15:done="0"/>
  <w15:commentEx w15:paraId="48FA86DF" w15:done="0"/>
  <w15:commentEx w15:paraId="2EECE6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5AEF81" w16cex:dateUtc="2022-12-31T17:27:00Z"/>
  <w16cex:commentExtensible w16cex:durableId="275AEF9A" w16cex:dateUtc="2022-12-31T17:27:00Z"/>
  <w16cex:commentExtensible w16cex:durableId="275B01CB" w16cex:dateUtc="2022-12-31T18:45:00Z"/>
  <w16cex:commentExtensible w16cex:durableId="277D3338" w16cex:dateUtc="2023-01-26T17:13:00Z"/>
  <w16cex:commentExtensible w16cex:durableId="277D32EE" w16cex:dateUtc="2023-01-26T17:12:00Z"/>
  <w16cex:commentExtensible w16cex:durableId="277D09CD" w16cex:dateUtc="2023-01-26T14:16:00Z"/>
  <w16cex:commentExtensible w16cex:durableId="275483C0" w16cex:dateUtc="2022-12-26T20:34:00Z"/>
  <w16cex:commentExtensible w16cex:durableId="277D280F" w16cex:dateUtc="2023-01-26T16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D4E4AA5" w16cid:durableId="275AEF81"/>
  <w16cid:commentId w16cid:paraId="7F668A03" w16cid:durableId="275AEF9A"/>
  <w16cid:commentId w16cid:paraId="2BCDC335" w16cid:durableId="275B01CB"/>
  <w16cid:commentId w16cid:paraId="292D5240" w16cid:durableId="277D3338"/>
  <w16cid:commentId w16cid:paraId="4D74C201" w16cid:durableId="277D32EE"/>
  <w16cid:commentId w16cid:paraId="2DE4F984" w16cid:durableId="277D09CD"/>
  <w16cid:commentId w16cid:paraId="48FA86DF" w16cid:durableId="275483C0"/>
  <w16cid:commentId w16cid:paraId="2EECE63F" w16cid:durableId="277D28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06D99" w14:textId="77777777" w:rsidR="00DB0727" w:rsidRDefault="00DB0727" w:rsidP="00C563C8">
      <w:r>
        <w:separator/>
      </w:r>
    </w:p>
  </w:endnote>
  <w:endnote w:type="continuationSeparator" w:id="0">
    <w:p w14:paraId="0C52D8B0" w14:textId="77777777" w:rsidR="00DB0727" w:rsidRDefault="00DB0727" w:rsidP="00C56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76209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255CA1" w14:textId="7EFCD7E5" w:rsidR="00C563C8" w:rsidRDefault="00C563C8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A3E94F" w14:textId="77777777" w:rsidR="00C563C8" w:rsidRDefault="00C563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43856" w14:textId="77777777" w:rsidR="00DB0727" w:rsidRDefault="00DB0727" w:rsidP="00C563C8">
      <w:r>
        <w:separator/>
      </w:r>
    </w:p>
  </w:footnote>
  <w:footnote w:type="continuationSeparator" w:id="0">
    <w:p w14:paraId="761F53BB" w14:textId="77777777" w:rsidR="00DB0727" w:rsidRDefault="00DB0727" w:rsidP="00C563C8">
      <w:r>
        <w:continuationSeparator/>
      </w:r>
    </w:p>
  </w:footnote>
  <w:footnote w:id="1">
    <w:p w14:paraId="44C73775" w14:textId="3D621B35" w:rsidR="00AB1537" w:rsidRPr="00AC5F8A" w:rsidRDefault="00AB1537" w:rsidP="00AB1537">
      <w:pPr>
        <w:pStyle w:val="Textodenotaderodap"/>
        <w:rPr>
          <w:sz w:val="18"/>
          <w:szCs w:val="18"/>
        </w:rPr>
      </w:pPr>
      <w:r>
        <w:rPr>
          <w:rStyle w:val="Refdenotaderodap"/>
        </w:rPr>
        <w:footnoteRef/>
      </w:r>
      <w:r>
        <w:t xml:space="preserve"> </w:t>
      </w:r>
      <w:r w:rsidRPr="00AC5F8A">
        <w:rPr>
          <w:sz w:val="18"/>
          <w:szCs w:val="18"/>
        </w:rPr>
        <w:t xml:space="preserve">This has an impact on the input data structure. See </w:t>
      </w:r>
      <w:r w:rsidRPr="00AC5F8A">
        <w:rPr>
          <w:i/>
          <w:iCs/>
          <w:sz w:val="18"/>
          <w:szCs w:val="18"/>
        </w:rPr>
        <w:t xml:space="preserve">Section </w:t>
      </w:r>
      <w:r w:rsidRPr="00AC5F8A">
        <w:rPr>
          <w:i/>
          <w:iCs/>
          <w:sz w:val="18"/>
          <w:szCs w:val="18"/>
        </w:rPr>
        <w:fldChar w:fldCharType="begin"/>
      </w:r>
      <w:r w:rsidRPr="00AC5F8A">
        <w:rPr>
          <w:i/>
          <w:iCs/>
          <w:sz w:val="18"/>
          <w:szCs w:val="18"/>
        </w:rPr>
        <w:instrText xml:space="preserve"> REF _Ref123419689 \r \h </w:instrText>
      </w:r>
      <w:r w:rsidRPr="00AC5F8A">
        <w:rPr>
          <w:i/>
          <w:iCs/>
          <w:sz w:val="18"/>
          <w:szCs w:val="18"/>
        </w:rPr>
      </w:r>
      <w:r w:rsidR="00AC5F8A">
        <w:rPr>
          <w:i/>
          <w:iCs/>
          <w:sz w:val="18"/>
          <w:szCs w:val="18"/>
        </w:rPr>
        <w:instrText xml:space="preserve"> \* MERGEFORMAT </w:instrText>
      </w:r>
      <w:r w:rsidRPr="00AC5F8A">
        <w:rPr>
          <w:i/>
          <w:iCs/>
          <w:sz w:val="18"/>
          <w:szCs w:val="18"/>
        </w:rPr>
        <w:fldChar w:fldCharType="separate"/>
      </w:r>
      <w:r w:rsidRPr="00AC5F8A">
        <w:rPr>
          <w:i/>
          <w:iCs/>
          <w:sz w:val="18"/>
          <w:szCs w:val="18"/>
        </w:rPr>
        <w:t>7.1.4</w:t>
      </w:r>
      <w:r w:rsidRPr="00AC5F8A">
        <w:rPr>
          <w:i/>
          <w:iCs/>
          <w:sz w:val="18"/>
          <w:szCs w:val="18"/>
        </w:rPr>
        <w:fldChar w:fldCharType="end"/>
      </w:r>
      <w:r w:rsidRPr="00AC5F8A">
        <w:rPr>
          <w:sz w:val="18"/>
          <w:szCs w:val="18"/>
        </w:rPr>
        <w:t xml:space="preserve"> for more details.</w:t>
      </w:r>
    </w:p>
  </w:footnote>
  <w:footnote w:id="2">
    <w:p w14:paraId="4F89C3ED" w14:textId="1B0AEF99" w:rsidR="00C714CC" w:rsidRPr="00AC5F8A" w:rsidRDefault="00C714CC">
      <w:pPr>
        <w:pStyle w:val="Textodenotaderodap"/>
        <w:rPr>
          <w:sz w:val="18"/>
          <w:szCs w:val="18"/>
        </w:rPr>
      </w:pPr>
      <w:r>
        <w:rPr>
          <w:rStyle w:val="Refdenotaderodap"/>
        </w:rPr>
        <w:footnoteRef/>
      </w:r>
      <w:r>
        <w:t xml:space="preserve"> </w:t>
      </w:r>
      <w:r w:rsidRPr="00AC5F8A">
        <w:rPr>
          <w:sz w:val="18"/>
          <w:szCs w:val="18"/>
        </w:rPr>
        <w:t xml:space="preserve">This has an impact on the input data structure. See </w:t>
      </w:r>
      <w:r w:rsidRPr="00AC5F8A">
        <w:rPr>
          <w:i/>
          <w:iCs/>
          <w:sz w:val="18"/>
          <w:szCs w:val="18"/>
        </w:rPr>
        <w:t xml:space="preserve">Section </w:t>
      </w:r>
      <w:r w:rsidRPr="00AC5F8A">
        <w:rPr>
          <w:i/>
          <w:iCs/>
          <w:sz w:val="18"/>
          <w:szCs w:val="18"/>
        </w:rPr>
        <w:fldChar w:fldCharType="begin"/>
      </w:r>
      <w:r w:rsidRPr="00AC5F8A">
        <w:rPr>
          <w:i/>
          <w:iCs/>
          <w:sz w:val="18"/>
          <w:szCs w:val="18"/>
        </w:rPr>
        <w:instrText xml:space="preserve"> REF _Ref123418810 \r \h </w:instrText>
      </w:r>
      <w:r w:rsidR="0080271F" w:rsidRPr="00AC5F8A">
        <w:rPr>
          <w:i/>
          <w:iCs/>
          <w:sz w:val="18"/>
          <w:szCs w:val="18"/>
        </w:rPr>
        <w:instrText xml:space="preserve"> \* MERGEFORMAT </w:instrText>
      </w:r>
      <w:r w:rsidRPr="00AC5F8A">
        <w:rPr>
          <w:i/>
          <w:iCs/>
          <w:sz w:val="18"/>
          <w:szCs w:val="18"/>
        </w:rPr>
      </w:r>
      <w:r w:rsidRPr="00AC5F8A">
        <w:rPr>
          <w:i/>
          <w:iCs/>
          <w:sz w:val="18"/>
          <w:szCs w:val="18"/>
        </w:rPr>
        <w:fldChar w:fldCharType="separate"/>
      </w:r>
      <w:r w:rsidRPr="00AC5F8A">
        <w:rPr>
          <w:i/>
          <w:iCs/>
          <w:sz w:val="18"/>
          <w:szCs w:val="18"/>
        </w:rPr>
        <w:t>7.1.5</w:t>
      </w:r>
      <w:r w:rsidRPr="00AC5F8A">
        <w:rPr>
          <w:i/>
          <w:iCs/>
          <w:sz w:val="18"/>
          <w:szCs w:val="18"/>
        </w:rPr>
        <w:fldChar w:fldCharType="end"/>
      </w:r>
      <w:r w:rsidRPr="00AC5F8A">
        <w:rPr>
          <w:sz w:val="18"/>
          <w:szCs w:val="18"/>
        </w:rPr>
        <w:t xml:space="preserve"> for more details.</w:t>
      </w:r>
    </w:p>
  </w:footnote>
  <w:footnote w:id="3">
    <w:p w14:paraId="0C9E0F26" w14:textId="021FE6D3" w:rsidR="00415837" w:rsidRPr="00AC5F8A" w:rsidRDefault="00415837">
      <w:pPr>
        <w:pStyle w:val="Textodenotaderodap"/>
        <w:rPr>
          <w:sz w:val="18"/>
          <w:szCs w:val="18"/>
        </w:rPr>
      </w:pPr>
      <w:r>
        <w:rPr>
          <w:rStyle w:val="Refdenotaderodap"/>
        </w:rPr>
        <w:footnoteRef/>
      </w:r>
      <w:r>
        <w:t xml:space="preserve"> </w:t>
      </w:r>
      <w:r w:rsidRPr="00AC5F8A">
        <w:rPr>
          <w:sz w:val="18"/>
          <w:szCs w:val="18"/>
        </w:rPr>
        <w:t xml:space="preserve">Python toolkit that implements the model, that was used. In some cases, other toolkits </w:t>
      </w:r>
      <w:r w:rsidR="00225916" w:rsidRPr="00AC5F8A">
        <w:rPr>
          <w:sz w:val="18"/>
          <w:szCs w:val="18"/>
        </w:rPr>
        <w:t>can be used</w:t>
      </w:r>
      <w:r w:rsidRPr="00AC5F8A">
        <w:rPr>
          <w:sz w:val="18"/>
          <w:szCs w:val="18"/>
        </w:rPr>
        <w:t>.</w:t>
      </w:r>
    </w:p>
  </w:footnote>
  <w:footnote w:id="4">
    <w:p w14:paraId="48C0351B" w14:textId="6A4417CB" w:rsidR="00AD46E7" w:rsidRDefault="00AD46E7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AD46E7">
        <w:rPr>
          <w:sz w:val="18"/>
          <w:szCs w:val="18"/>
        </w:rPr>
        <w:t>This can be optimized in the future to only specify the beginning and ending dates.</w:t>
      </w:r>
    </w:p>
  </w:footnote>
  <w:footnote w:id="5">
    <w:p w14:paraId="43F7ECC6" w14:textId="0259C355" w:rsidR="0035585A" w:rsidRPr="0035585A" w:rsidRDefault="0035585A">
      <w:pPr>
        <w:pStyle w:val="Textodenotaderodap"/>
        <w:rPr>
          <w:sz w:val="18"/>
          <w:szCs w:val="18"/>
        </w:rPr>
      </w:pPr>
      <w:r>
        <w:rPr>
          <w:rStyle w:val="Refdenotaderodap"/>
        </w:rPr>
        <w:footnoteRef/>
      </w:r>
      <w:r>
        <w:t xml:space="preserve"> </w:t>
      </w:r>
      <w:r w:rsidRPr="0035585A">
        <w:rPr>
          <w:sz w:val="18"/>
          <w:szCs w:val="18"/>
        </w:rPr>
        <w:t xml:space="preserve">Since </w:t>
      </w:r>
      <w:r w:rsidRPr="0035585A">
        <w:rPr>
          <w:i/>
          <w:iCs/>
          <w:sz w:val="18"/>
          <w:szCs w:val="18"/>
        </w:rPr>
        <w:t>ds</w:t>
      </w:r>
      <w:r w:rsidRPr="0035585A">
        <w:rPr>
          <w:sz w:val="18"/>
          <w:szCs w:val="18"/>
        </w:rPr>
        <w:t xml:space="preserve"> corresponds to datetimes in the future, </w:t>
      </w:r>
      <w:r w:rsidRPr="0035585A">
        <w:rPr>
          <w:i/>
          <w:iCs/>
          <w:sz w:val="18"/>
          <w:szCs w:val="18"/>
        </w:rPr>
        <w:t>x</w:t>
      </w:r>
      <w:r w:rsidRPr="0035585A">
        <w:rPr>
          <w:sz w:val="18"/>
          <w:szCs w:val="18"/>
        </w:rPr>
        <w:t xml:space="preserve"> corresponds to predicted values.</w:t>
      </w:r>
    </w:p>
  </w:footnote>
  <w:footnote w:id="6">
    <w:p w14:paraId="552A035E" w14:textId="77777777" w:rsidR="00E00CE6" w:rsidRDefault="00E00CE6" w:rsidP="00E00CE6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2B0FA1">
        <w:rPr>
          <w:sz w:val="18"/>
          <w:szCs w:val="18"/>
        </w:rPr>
        <w:t>T</w:t>
      </w:r>
      <w:r w:rsidRPr="002B0FA1">
        <w:rPr>
          <w:iCs/>
          <w:sz w:val="18"/>
          <w:szCs w:val="18"/>
        </w:rPr>
        <w:t>he two conditions should occur simultaneously.</w:t>
      </w:r>
    </w:p>
  </w:footnote>
  <w:footnote w:id="7">
    <w:p w14:paraId="6733EF1B" w14:textId="15D821AA" w:rsidR="002B0FA1" w:rsidRDefault="002B0FA1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2B0FA1">
        <w:rPr>
          <w:sz w:val="18"/>
          <w:szCs w:val="18"/>
        </w:rPr>
        <w:t>T</w:t>
      </w:r>
      <w:r w:rsidRPr="002B0FA1">
        <w:rPr>
          <w:iCs/>
          <w:sz w:val="18"/>
          <w:szCs w:val="18"/>
        </w:rPr>
        <w:t>he two conditions should occur simultaneously.</w:t>
      </w:r>
    </w:p>
  </w:footnote>
  <w:footnote w:id="8">
    <w:p w14:paraId="597E556C" w14:textId="7FDE46BB" w:rsidR="008165ED" w:rsidRDefault="008165ED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DF2B63">
        <w:rPr>
          <w:sz w:val="18"/>
          <w:szCs w:val="18"/>
        </w:rPr>
        <w:t>This class name is provided to</w:t>
      </w:r>
      <w:r w:rsidRPr="00DF2B63">
        <w:rPr>
          <w:rFonts w:cs="Times New Roman"/>
          <w:sz w:val="18"/>
          <w:szCs w:val="18"/>
        </w:rPr>
        <w:t xml:space="preserve"> allow the client to apply CSS styles to the report on the client’s side, for visualization and presentation.</w:t>
      </w:r>
      <w:r>
        <w:rPr>
          <w:rFonts w:cs="Times New Roman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D6123" w14:textId="75D587F2" w:rsidR="00C563C8" w:rsidRPr="00C563C8" w:rsidRDefault="00C563C8">
    <w:pPr>
      <w:pStyle w:val="Cabealho"/>
      <w:rPr>
        <w:sz w:val="18"/>
        <w:szCs w:val="18"/>
      </w:rPr>
    </w:pPr>
    <w:r w:rsidRPr="00C563C8">
      <w:rPr>
        <w:i/>
        <w:iCs/>
        <w:sz w:val="18"/>
        <w:szCs w:val="18"/>
      </w:rPr>
      <w:t>Backend API Specification</w:t>
    </w:r>
    <w:r w:rsidRPr="00C563C8">
      <w:rPr>
        <w:sz w:val="18"/>
        <w:szCs w:val="18"/>
      </w:rPr>
      <w:ptab w:relativeTo="margin" w:alignment="center" w:leader="none"/>
    </w:r>
    <w:r w:rsidRPr="00C563C8">
      <w:rPr>
        <w:i/>
        <w:iCs/>
        <w:sz w:val="18"/>
        <w:szCs w:val="18"/>
      </w:rPr>
      <w:t>Draft</w:t>
    </w:r>
    <w:r w:rsidRPr="00C563C8">
      <w:rPr>
        <w:sz w:val="18"/>
        <w:szCs w:val="18"/>
      </w:rPr>
      <w:ptab w:relativeTo="margin" w:alignment="right" w:leader="none"/>
    </w:r>
    <w:r>
      <w:rPr>
        <w:sz w:val="18"/>
        <w:szCs w:val="18"/>
      </w:rPr>
      <w:t xml:space="preserve">v </w:t>
    </w:r>
    <w:r w:rsidR="002B7A1E">
      <w:rPr>
        <w:sz w:val="18"/>
        <w:szCs w:val="18"/>
      </w:rPr>
      <w:t>3</w:t>
    </w:r>
    <w:r>
      <w:rPr>
        <w:sz w:val="18"/>
        <w:szCs w:val="18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51481"/>
    <w:multiLevelType w:val="multilevel"/>
    <w:tmpl w:val="579EDD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B484A6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587475"/>
    <w:multiLevelType w:val="hybridMultilevel"/>
    <w:tmpl w:val="14BA84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309E6"/>
    <w:multiLevelType w:val="hybridMultilevel"/>
    <w:tmpl w:val="E9701884"/>
    <w:lvl w:ilvl="0" w:tplc="F3128AB6">
      <w:start w:val="1"/>
      <w:numFmt w:val="decimal"/>
      <w:lvlText w:val="2.%1.1"/>
      <w:lvlJc w:val="right"/>
      <w:pPr>
        <w:ind w:left="720" w:hanging="15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845C9"/>
    <w:multiLevelType w:val="hybridMultilevel"/>
    <w:tmpl w:val="69B25828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D5820"/>
    <w:multiLevelType w:val="hybridMultilevel"/>
    <w:tmpl w:val="11427532"/>
    <w:lvl w:ilvl="0" w:tplc="08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57E77075"/>
    <w:multiLevelType w:val="multilevel"/>
    <w:tmpl w:val="196473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63B312A6"/>
    <w:multiLevelType w:val="multilevel"/>
    <w:tmpl w:val="0809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C5970E1"/>
    <w:multiLevelType w:val="hybridMultilevel"/>
    <w:tmpl w:val="6652E16E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04CA1"/>
    <w:multiLevelType w:val="hybridMultilevel"/>
    <w:tmpl w:val="27AC3D5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EB10BD"/>
    <w:multiLevelType w:val="multilevel"/>
    <w:tmpl w:val="196473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4C16B7F"/>
    <w:multiLevelType w:val="hybridMultilevel"/>
    <w:tmpl w:val="F948F30E"/>
    <w:lvl w:ilvl="0" w:tplc="6F0E075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7C5B87"/>
    <w:multiLevelType w:val="hybridMultilevel"/>
    <w:tmpl w:val="242647B2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8321C4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17975344">
    <w:abstractNumId w:val="6"/>
  </w:num>
  <w:num w:numId="2" w16cid:durableId="2096707933">
    <w:abstractNumId w:val="11"/>
  </w:num>
  <w:num w:numId="3" w16cid:durableId="1126700300">
    <w:abstractNumId w:val="3"/>
  </w:num>
  <w:num w:numId="4" w16cid:durableId="2031908063">
    <w:abstractNumId w:val="3"/>
    <w:lvlOverride w:ilvl="0">
      <w:startOverride w:val="1"/>
    </w:lvlOverride>
  </w:num>
  <w:num w:numId="5" w16cid:durableId="262694119">
    <w:abstractNumId w:val="4"/>
  </w:num>
  <w:num w:numId="6" w16cid:durableId="1697268426">
    <w:abstractNumId w:val="12"/>
  </w:num>
  <w:num w:numId="7" w16cid:durableId="1813595239">
    <w:abstractNumId w:val="8"/>
  </w:num>
  <w:num w:numId="8" w16cid:durableId="968170254">
    <w:abstractNumId w:val="2"/>
  </w:num>
  <w:num w:numId="9" w16cid:durableId="770709674">
    <w:abstractNumId w:val="9"/>
  </w:num>
  <w:num w:numId="10" w16cid:durableId="1880169046">
    <w:abstractNumId w:val="1"/>
  </w:num>
  <w:num w:numId="11" w16cid:durableId="12261417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52598567">
    <w:abstractNumId w:val="6"/>
  </w:num>
  <w:num w:numId="13" w16cid:durableId="562107409">
    <w:abstractNumId w:val="10"/>
  </w:num>
  <w:num w:numId="14" w16cid:durableId="2051804730">
    <w:abstractNumId w:val="0"/>
  </w:num>
  <w:num w:numId="15" w16cid:durableId="1899700903">
    <w:abstractNumId w:val="7"/>
  </w:num>
  <w:num w:numId="16" w16cid:durableId="800457824">
    <w:abstractNumId w:val="13"/>
  </w:num>
  <w:num w:numId="17" w16cid:durableId="51669738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sé Duarte">
    <w15:presenceInfo w15:providerId="None" w15:userId="José Duarte"/>
  </w15:person>
  <w15:person w15:author="José Duarte [2]">
    <w15:presenceInfo w15:providerId="AD" w15:userId="S::hfduarte@ua.pt::32ad847b-de93-4d6f-86b4-4ee3600cfc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20"/>
    <w:rsid w:val="00013931"/>
    <w:rsid w:val="0002122B"/>
    <w:rsid w:val="00032AAD"/>
    <w:rsid w:val="00033319"/>
    <w:rsid w:val="00047898"/>
    <w:rsid w:val="00062D4F"/>
    <w:rsid w:val="00071324"/>
    <w:rsid w:val="00071ACA"/>
    <w:rsid w:val="00080A15"/>
    <w:rsid w:val="000829A4"/>
    <w:rsid w:val="000841B0"/>
    <w:rsid w:val="00086797"/>
    <w:rsid w:val="00087E34"/>
    <w:rsid w:val="000919D8"/>
    <w:rsid w:val="000C170F"/>
    <w:rsid w:val="000C279A"/>
    <w:rsid w:val="000D0DD6"/>
    <w:rsid w:val="000E247F"/>
    <w:rsid w:val="000F19B8"/>
    <w:rsid w:val="000F4A53"/>
    <w:rsid w:val="000F5851"/>
    <w:rsid w:val="00101486"/>
    <w:rsid w:val="00103DD2"/>
    <w:rsid w:val="00110946"/>
    <w:rsid w:val="001171D8"/>
    <w:rsid w:val="00133A5A"/>
    <w:rsid w:val="00134CC9"/>
    <w:rsid w:val="00137854"/>
    <w:rsid w:val="00144FF4"/>
    <w:rsid w:val="00165E4B"/>
    <w:rsid w:val="00167300"/>
    <w:rsid w:val="00174C58"/>
    <w:rsid w:val="00175150"/>
    <w:rsid w:val="00175B97"/>
    <w:rsid w:val="00184E66"/>
    <w:rsid w:val="001857CC"/>
    <w:rsid w:val="00187858"/>
    <w:rsid w:val="00191D9D"/>
    <w:rsid w:val="00192811"/>
    <w:rsid w:val="001A0C0D"/>
    <w:rsid w:val="001A3669"/>
    <w:rsid w:val="001A6813"/>
    <w:rsid w:val="001A78AB"/>
    <w:rsid w:val="001B50CC"/>
    <w:rsid w:val="001B6013"/>
    <w:rsid w:val="001C66E4"/>
    <w:rsid w:val="001E1793"/>
    <w:rsid w:val="001F3152"/>
    <w:rsid w:val="001F714E"/>
    <w:rsid w:val="0020016B"/>
    <w:rsid w:val="00205CB3"/>
    <w:rsid w:val="00210D86"/>
    <w:rsid w:val="002118F8"/>
    <w:rsid w:val="00214C58"/>
    <w:rsid w:val="0022171A"/>
    <w:rsid w:val="00225916"/>
    <w:rsid w:val="00232296"/>
    <w:rsid w:val="00245B08"/>
    <w:rsid w:val="00255D67"/>
    <w:rsid w:val="00265479"/>
    <w:rsid w:val="002700C3"/>
    <w:rsid w:val="00277E92"/>
    <w:rsid w:val="00280ECD"/>
    <w:rsid w:val="0028256F"/>
    <w:rsid w:val="002A20AB"/>
    <w:rsid w:val="002A46A0"/>
    <w:rsid w:val="002B0FA1"/>
    <w:rsid w:val="002B224C"/>
    <w:rsid w:val="002B66FB"/>
    <w:rsid w:val="002B7A1E"/>
    <w:rsid w:val="002C0F4A"/>
    <w:rsid w:val="002C108F"/>
    <w:rsid w:val="002C1843"/>
    <w:rsid w:val="002C51FA"/>
    <w:rsid w:val="002D736F"/>
    <w:rsid w:val="002D7449"/>
    <w:rsid w:val="002E53A3"/>
    <w:rsid w:val="002E74E0"/>
    <w:rsid w:val="002F238F"/>
    <w:rsid w:val="002F7352"/>
    <w:rsid w:val="00302D2A"/>
    <w:rsid w:val="0030799C"/>
    <w:rsid w:val="00307ACD"/>
    <w:rsid w:val="00313328"/>
    <w:rsid w:val="00322CB5"/>
    <w:rsid w:val="003500C8"/>
    <w:rsid w:val="003500E3"/>
    <w:rsid w:val="00351618"/>
    <w:rsid w:val="0035585A"/>
    <w:rsid w:val="003605CD"/>
    <w:rsid w:val="0036061F"/>
    <w:rsid w:val="00364471"/>
    <w:rsid w:val="00366316"/>
    <w:rsid w:val="00371DCA"/>
    <w:rsid w:val="003842F3"/>
    <w:rsid w:val="00390045"/>
    <w:rsid w:val="00390A08"/>
    <w:rsid w:val="00394D89"/>
    <w:rsid w:val="003A4244"/>
    <w:rsid w:val="003A4CD6"/>
    <w:rsid w:val="003B4C12"/>
    <w:rsid w:val="003B7D3D"/>
    <w:rsid w:val="003C190B"/>
    <w:rsid w:val="003D1E1D"/>
    <w:rsid w:val="003D2C1F"/>
    <w:rsid w:val="003D436D"/>
    <w:rsid w:val="003D6A75"/>
    <w:rsid w:val="003E37EA"/>
    <w:rsid w:val="004024AF"/>
    <w:rsid w:val="00405433"/>
    <w:rsid w:val="00407319"/>
    <w:rsid w:val="00412098"/>
    <w:rsid w:val="0041300D"/>
    <w:rsid w:val="00415837"/>
    <w:rsid w:val="0042133F"/>
    <w:rsid w:val="00440ACB"/>
    <w:rsid w:val="00450AE0"/>
    <w:rsid w:val="00452A0D"/>
    <w:rsid w:val="00460656"/>
    <w:rsid w:val="00466E89"/>
    <w:rsid w:val="00472702"/>
    <w:rsid w:val="00483841"/>
    <w:rsid w:val="00491E21"/>
    <w:rsid w:val="00493A53"/>
    <w:rsid w:val="00493EBE"/>
    <w:rsid w:val="004B00FE"/>
    <w:rsid w:val="004E20FA"/>
    <w:rsid w:val="004F1ED5"/>
    <w:rsid w:val="004F6E6E"/>
    <w:rsid w:val="0050001C"/>
    <w:rsid w:val="00501153"/>
    <w:rsid w:val="00502291"/>
    <w:rsid w:val="0050256B"/>
    <w:rsid w:val="00513379"/>
    <w:rsid w:val="00513E52"/>
    <w:rsid w:val="0053392B"/>
    <w:rsid w:val="005453C1"/>
    <w:rsid w:val="00550B5C"/>
    <w:rsid w:val="005524F1"/>
    <w:rsid w:val="00553D3F"/>
    <w:rsid w:val="005540DD"/>
    <w:rsid w:val="005579C7"/>
    <w:rsid w:val="00562851"/>
    <w:rsid w:val="00565ED9"/>
    <w:rsid w:val="00572CE6"/>
    <w:rsid w:val="00576AC2"/>
    <w:rsid w:val="005A123B"/>
    <w:rsid w:val="005B2DE6"/>
    <w:rsid w:val="005B65CC"/>
    <w:rsid w:val="005D2B2B"/>
    <w:rsid w:val="005D2F16"/>
    <w:rsid w:val="005D774B"/>
    <w:rsid w:val="005E1C0F"/>
    <w:rsid w:val="005E28AA"/>
    <w:rsid w:val="005E29D9"/>
    <w:rsid w:val="006017B5"/>
    <w:rsid w:val="00613744"/>
    <w:rsid w:val="006161F3"/>
    <w:rsid w:val="00626BBD"/>
    <w:rsid w:val="006329F0"/>
    <w:rsid w:val="00637380"/>
    <w:rsid w:val="006448D0"/>
    <w:rsid w:val="00654583"/>
    <w:rsid w:val="00656DF0"/>
    <w:rsid w:val="00666005"/>
    <w:rsid w:val="00684545"/>
    <w:rsid w:val="00685BF6"/>
    <w:rsid w:val="00691105"/>
    <w:rsid w:val="006920B4"/>
    <w:rsid w:val="00692CC0"/>
    <w:rsid w:val="006B61FA"/>
    <w:rsid w:val="006B7E98"/>
    <w:rsid w:val="006C1C43"/>
    <w:rsid w:val="006D0796"/>
    <w:rsid w:val="006D25CD"/>
    <w:rsid w:val="006D59DC"/>
    <w:rsid w:val="006D69C6"/>
    <w:rsid w:val="006E072B"/>
    <w:rsid w:val="006E4FC9"/>
    <w:rsid w:val="007177BA"/>
    <w:rsid w:val="00725280"/>
    <w:rsid w:val="007254CF"/>
    <w:rsid w:val="00736C10"/>
    <w:rsid w:val="00737B0A"/>
    <w:rsid w:val="007440CC"/>
    <w:rsid w:val="0078564E"/>
    <w:rsid w:val="007856E6"/>
    <w:rsid w:val="007938D8"/>
    <w:rsid w:val="007A329C"/>
    <w:rsid w:val="007A7C57"/>
    <w:rsid w:val="007B0CC6"/>
    <w:rsid w:val="007B3178"/>
    <w:rsid w:val="007B6069"/>
    <w:rsid w:val="007C0EC2"/>
    <w:rsid w:val="007C7EEB"/>
    <w:rsid w:val="007D7692"/>
    <w:rsid w:val="007D7B1C"/>
    <w:rsid w:val="0080271F"/>
    <w:rsid w:val="008045AD"/>
    <w:rsid w:val="008100E5"/>
    <w:rsid w:val="00810634"/>
    <w:rsid w:val="00815691"/>
    <w:rsid w:val="008165ED"/>
    <w:rsid w:val="00816DED"/>
    <w:rsid w:val="00823D41"/>
    <w:rsid w:val="00846FE4"/>
    <w:rsid w:val="0085327A"/>
    <w:rsid w:val="0086169E"/>
    <w:rsid w:val="0088668E"/>
    <w:rsid w:val="008933E6"/>
    <w:rsid w:val="00896164"/>
    <w:rsid w:val="008A0F1F"/>
    <w:rsid w:val="008A1063"/>
    <w:rsid w:val="008A59D8"/>
    <w:rsid w:val="008A64A4"/>
    <w:rsid w:val="008A68CC"/>
    <w:rsid w:val="008B2020"/>
    <w:rsid w:val="008C7D5F"/>
    <w:rsid w:val="008D221F"/>
    <w:rsid w:val="008E4467"/>
    <w:rsid w:val="008F3495"/>
    <w:rsid w:val="00900E03"/>
    <w:rsid w:val="009221D1"/>
    <w:rsid w:val="00941E1E"/>
    <w:rsid w:val="00943346"/>
    <w:rsid w:val="00946BAC"/>
    <w:rsid w:val="0095227D"/>
    <w:rsid w:val="009609A0"/>
    <w:rsid w:val="00961FF3"/>
    <w:rsid w:val="00965F10"/>
    <w:rsid w:val="00965F46"/>
    <w:rsid w:val="009677E8"/>
    <w:rsid w:val="00972A01"/>
    <w:rsid w:val="00983BE2"/>
    <w:rsid w:val="0098409E"/>
    <w:rsid w:val="00987A8F"/>
    <w:rsid w:val="009A1A86"/>
    <w:rsid w:val="009A20DD"/>
    <w:rsid w:val="009A6520"/>
    <w:rsid w:val="009B5E5B"/>
    <w:rsid w:val="009E1690"/>
    <w:rsid w:val="009E2764"/>
    <w:rsid w:val="009E2B12"/>
    <w:rsid w:val="009E7168"/>
    <w:rsid w:val="00A042FD"/>
    <w:rsid w:val="00A26C40"/>
    <w:rsid w:val="00A448C5"/>
    <w:rsid w:val="00A53A58"/>
    <w:rsid w:val="00A67138"/>
    <w:rsid w:val="00A71B6C"/>
    <w:rsid w:val="00A749E6"/>
    <w:rsid w:val="00A9088D"/>
    <w:rsid w:val="00A92AA3"/>
    <w:rsid w:val="00A9336D"/>
    <w:rsid w:val="00A96016"/>
    <w:rsid w:val="00AA4DCE"/>
    <w:rsid w:val="00AB1537"/>
    <w:rsid w:val="00AB30C5"/>
    <w:rsid w:val="00AB3737"/>
    <w:rsid w:val="00AB544D"/>
    <w:rsid w:val="00AC3364"/>
    <w:rsid w:val="00AC5F8A"/>
    <w:rsid w:val="00AD46E7"/>
    <w:rsid w:val="00AD5DCA"/>
    <w:rsid w:val="00AE0C26"/>
    <w:rsid w:val="00AE2F39"/>
    <w:rsid w:val="00B03ACF"/>
    <w:rsid w:val="00B07A62"/>
    <w:rsid w:val="00B134C9"/>
    <w:rsid w:val="00B539C0"/>
    <w:rsid w:val="00B623B4"/>
    <w:rsid w:val="00B63298"/>
    <w:rsid w:val="00B6713F"/>
    <w:rsid w:val="00B77388"/>
    <w:rsid w:val="00B81CAA"/>
    <w:rsid w:val="00B844C6"/>
    <w:rsid w:val="00B9287C"/>
    <w:rsid w:val="00BA0486"/>
    <w:rsid w:val="00BA352A"/>
    <w:rsid w:val="00BA3C67"/>
    <w:rsid w:val="00BE0420"/>
    <w:rsid w:val="00BE116D"/>
    <w:rsid w:val="00BE4FE5"/>
    <w:rsid w:val="00BE7A4B"/>
    <w:rsid w:val="00C03EF6"/>
    <w:rsid w:val="00C15B57"/>
    <w:rsid w:val="00C20472"/>
    <w:rsid w:val="00C224E7"/>
    <w:rsid w:val="00C36DEB"/>
    <w:rsid w:val="00C36F9F"/>
    <w:rsid w:val="00C4213F"/>
    <w:rsid w:val="00C537BD"/>
    <w:rsid w:val="00C563C8"/>
    <w:rsid w:val="00C714CC"/>
    <w:rsid w:val="00C76DC0"/>
    <w:rsid w:val="00C93C26"/>
    <w:rsid w:val="00C942C4"/>
    <w:rsid w:val="00C96025"/>
    <w:rsid w:val="00CA45D2"/>
    <w:rsid w:val="00CA5DF3"/>
    <w:rsid w:val="00CA74A9"/>
    <w:rsid w:val="00CB2321"/>
    <w:rsid w:val="00CC5363"/>
    <w:rsid w:val="00CF11CD"/>
    <w:rsid w:val="00CF24C6"/>
    <w:rsid w:val="00D11BDD"/>
    <w:rsid w:val="00D15D50"/>
    <w:rsid w:val="00D2012A"/>
    <w:rsid w:val="00D24B6D"/>
    <w:rsid w:val="00D26A97"/>
    <w:rsid w:val="00D32553"/>
    <w:rsid w:val="00D42A6C"/>
    <w:rsid w:val="00D44CDA"/>
    <w:rsid w:val="00D46D77"/>
    <w:rsid w:val="00D530F2"/>
    <w:rsid w:val="00D57737"/>
    <w:rsid w:val="00D63A74"/>
    <w:rsid w:val="00D64A20"/>
    <w:rsid w:val="00D828A0"/>
    <w:rsid w:val="00D82D36"/>
    <w:rsid w:val="00D84329"/>
    <w:rsid w:val="00D92243"/>
    <w:rsid w:val="00DA0A51"/>
    <w:rsid w:val="00DA2189"/>
    <w:rsid w:val="00DA6FB0"/>
    <w:rsid w:val="00DB0727"/>
    <w:rsid w:val="00DB0F01"/>
    <w:rsid w:val="00DB3ED8"/>
    <w:rsid w:val="00DB6C3F"/>
    <w:rsid w:val="00DC4CDE"/>
    <w:rsid w:val="00DD483D"/>
    <w:rsid w:val="00DD646A"/>
    <w:rsid w:val="00DE4CAC"/>
    <w:rsid w:val="00DF2B63"/>
    <w:rsid w:val="00DF425F"/>
    <w:rsid w:val="00E00300"/>
    <w:rsid w:val="00E00CE6"/>
    <w:rsid w:val="00E05E8F"/>
    <w:rsid w:val="00E077EF"/>
    <w:rsid w:val="00E12E1E"/>
    <w:rsid w:val="00E22221"/>
    <w:rsid w:val="00E3140C"/>
    <w:rsid w:val="00E315D8"/>
    <w:rsid w:val="00E32D22"/>
    <w:rsid w:val="00E36B73"/>
    <w:rsid w:val="00E4440F"/>
    <w:rsid w:val="00E44D19"/>
    <w:rsid w:val="00E510B9"/>
    <w:rsid w:val="00E81DC7"/>
    <w:rsid w:val="00E94D8B"/>
    <w:rsid w:val="00E9563C"/>
    <w:rsid w:val="00E9612F"/>
    <w:rsid w:val="00EA1BC8"/>
    <w:rsid w:val="00EB0A7C"/>
    <w:rsid w:val="00EB4319"/>
    <w:rsid w:val="00EC20C0"/>
    <w:rsid w:val="00ED7793"/>
    <w:rsid w:val="00EE127F"/>
    <w:rsid w:val="00EE3C5F"/>
    <w:rsid w:val="00EF62DE"/>
    <w:rsid w:val="00F00C6C"/>
    <w:rsid w:val="00F06F1C"/>
    <w:rsid w:val="00F0734D"/>
    <w:rsid w:val="00F10172"/>
    <w:rsid w:val="00F10A34"/>
    <w:rsid w:val="00F206BD"/>
    <w:rsid w:val="00F21543"/>
    <w:rsid w:val="00F224D3"/>
    <w:rsid w:val="00F4107F"/>
    <w:rsid w:val="00F52D56"/>
    <w:rsid w:val="00F544CE"/>
    <w:rsid w:val="00F57FB6"/>
    <w:rsid w:val="00F73404"/>
    <w:rsid w:val="00F73A61"/>
    <w:rsid w:val="00F75232"/>
    <w:rsid w:val="00F95C7A"/>
    <w:rsid w:val="00FA43E7"/>
    <w:rsid w:val="00FA64EF"/>
    <w:rsid w:val="00FB2EFB"/>
    <w:rsid w:val="00FB3712"/>
    <w:rsid w:val="00FB587C"/>
    <w:rsid w:val="00FB5C6A"/>
    <w:rsid w:val="00FC7D2D"/>
    <w:rsid w:val="00FD1AF3"/>
    <w:rsid w:val="00FE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B3D4"/>
  <w15:chartTrackingRefBased/>
  <w15:docId w15:val="{B2C4C2EC-5F38-4B50-8385-EC426D07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E4B"/>
    <w:pPr>
      <w:spacing w:after="0" w:line="240" w:lineRule="auto"/>
      <w:jc w:val="both"/>
    </w:pPr>
    <w:rPr>
      <w:rFonts w:ascii="Times New Roman" w:hAnsi="Times New Roman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165E4B"/>
    <w:pPr>
      <w:keepNext/>
      <w:keepLines/>
      <w:numPr>
        <w:numId w:val="15"/>
      </w:numPr>
      <w:spacing w:before="240" w:after="120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165E4B"/>
    <w:pPr>
      <w:keepNext/>
      <w:keepLines/>
      <w:numPr>
        <w:ilvl w:val="1"/>
        <w:numId w:val="15"/>
      </w:numPr>
      <w:spacing w:before="120" w:after="120"/>
      <w:outlineLvl w:val="1"/>
    </w:pPr>
    <w:rPr>
      <w:rFonts w:eastAsiaTheme="majorEastAsia" w:cstheme="majorBidi"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677E8"/>
    <w:pPr>
      <w:keepNext/>
      <w:keepLines/>
      <w:numPr>
        <w:ilvl w:val="2"/>
        <w:numId w:val="15"/>
      </w:numPr>
      <w:spacing w:before="120" w:after="120"/>
      <w:outlineLvl w:val="2"/>
    </w:pPr>
    <w:rPr>
      <w:rFonts w:eastAsiaTheme="majorEastAsia" w:cstheme="majorBidi"/>
      <w:i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A67138"/>
    <w:pPr>
      <w:keepNext/>
      <w:keepLines/>
      <w:numPr>
        <w:ilvl w:val="3"/>
        <w:numId w:val="15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81CAA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81CAA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81CAA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81CAA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81CAA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65E4B"/>
    <w:rPr>
      <w:rFonts w:ascii="Times New Roman" w:eastAsiaTheme="majorEastAsia" w:hAnsi="Times New Roman" w:cstheme="majorBidi"/>
      <w:sz w:val="28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65E4B"/>
    <w:rPr>
      <w:rFonts w:ascii="Times New Roman" w:eastAsiaTheme="majorEastAsia" w:hAnsi="Times New Roman" w:cstheme="majorBidi"/>
      <w:sz w:val="24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677E8"/>
    <w:rPr>
      <w:rFonts w:ascii="Times New Roman" w:eastAsiaTheme="majorEastAsia" w:hAnsi="Times New Roman" w:cstheme="majorBidi"/>
      <w:i/>
      <w:sz w:val="20"/>
      <w:szCs w:val="24"/>
    </w:rPr>
  </w:style>
  <w:style w:type="paragraph" w:styleId="PargrafodaLista">
    <w:name w:val="List Paragraph"/>
    <w:basedOn w:val="Normal"/>
    <w:uiPriority w:val="34"/>
    <w:qFormat/>
    <w:rsid w:val="00205CB3"/>
    <w:pPr>
      <w:ind w:left="720"/>
      <w:contextualSpacing/>
    </w:pPr>
  </w:style>
  <w:style w:type="table" w:styleId="TabelacomGrelha">
    <w:name w:val="Table Grid"/>
    <w:basedOn w:val="Tabelanormal"/>
    <w:uiPriority w:val="39"/>
    <w:rsid w:val="00013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B07A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4Carter">
    <w:name w:val="Título 4 Caráter"/>
    <w:basedOn w:val="Tipodeletrapredefinidodopargrafo"/>
    <w:link w:val="Ttulo4"/>
    <w:uiPriority w:val="9"/>
    <w:rsid w:val="00A67138"/>
    <w:rPr>
      <w:rFonts w:ascii="Times New Roman" w:eastAsiaTheme="majorEastAsia" w:hAnsi="Times New Roman" w:cstheme="majorBidi"/>
      <w:i/>
      <w:iCs/>
    </w:rPr>
  </w:style>
  <w:style w:type="character" w:styleId="Hiperligao">
    <w:name w:val="Hyperlink"/>
    <w:basedOn w:val="Tipodeletrapredefinidodopargrafo"/>
    <w:uiPriority w:val="99"/>
    <w:unhideWhenUsed/>
    <w:rsid w:val="00DA6FB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A6FB0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A6FB0"/>
    <w:rPr>
      <w:color w:val="954F72" w:themeColor="followedHyperlink"/>
      <w:u w:val="single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81CA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81CA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81CA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81CA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81C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dondice">
    <w:name w:val="TOC Heading"/>
    <w:basedOn w:val="Ttulo1"/>
    <w:next w:val="Normal"/>
    <w:uiPriority w:val="39"/>
    <w:unhideWhenUsed/>
    <w:qFormat/>
    <w:rsid w:val="00165E4B"/>
    <w:pPr>
      <w:numPr>
        <w:numId w:val="0"/>
      </w:numPr>
      <w:spacing w:before="0" w:after="0"/>
      <w:jc w:val="left"/>
      <w:outlineLvl w:val="9"/>
    </w:pPr>
    <w:rPr>
      <w:i/>
      <w:sz w:val="20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265479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265479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265479"/>
    <w:pPr>
      <w:spacing w:after="100"/>
      <w:ind w:left="440"/>
    </w:pPr>
  </w:style>
  <w:style w:type="character" w:styleId="nfaseDiscreta">
    <w:name w:val="Subtle Emphasis"/>
    <w:basedOn w:val="Tipodeletrapredefinidodopargrafo"/>
    <w:uiPriority w:val="19"/>
    <w:qFormat/>
    <w:rsid w:val="00165E4B"/>
    <w:rPr>
      <w:rFonts w:ascii="Times New Roman" w:hAnsi="Times New Roman"/>
      <w:i/>
      <w:iCs/>
      <w:color w:val="404040" w:themeColor="text1" w:themeTint="BF"/>
      <w:sz w:val="20"/>
    </w:rPr>
  </w:style>
  <w:style w:type="character" w:styleId="nfase">
    <w:name w:val="Emphasis"/>
    <w:basedOn w:val="Tipodeletrapredefinidodopargrafo"/>
    <w:uiPriority w:val="20"/>
    <w:qFormat/>
    <w:rsid w:val="00165E4B"/>
    <w:rPr>
      <w:rFonts w:ascii="Times New Roman" w:hAnsi="Times New Roman"/>
      <w:i/>
      <w:iCs/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823D41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A59D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A59D8"/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A59D8"/>
    <w:rPr>
      <w:rFonts w:ascii="Times New Roman" w:hAnsi="Times New Roman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A59D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A59D8"/>
    <w:rPr>
      <w:rFonts w:ascii="Times New Roman" w:hAnsi="Times New Roman"/>
      <w:b/>
      <w:bCs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C563C8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63C8"/>
    <w:rPr>
      <w:rFonts w:ascii="Times New Roman" w:hAnsi="Times New Roman"/>
      <w:sz w:val="20"/>
    </w:rPr>
  </w:style>
  <w:style w:type="paragraph" w:styleId="Rodap">
    <w:name w:val="footer"/>
    <w:basedOn w:val="Normal"/>
    <w:link w:val="RodapCarter"/>
    <w:uiPriority w:val="99"/>
    <w:unhideWhenUsed/>
    <w:rsid w:val="00C563C8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63C8"/>
    <w:rPr>
      <w:rFonts w:ascii="Times New Roman" w:hAnsi="Times New Roman"/>
      <w:sz w:val="20"/>
    </w:rPr>
  </w:style>
  <w:style w:type="paragraph" w:styleId="Reviso">
    <w:name w:val="Revision"/>
    <w:hidden/>
    <w:uiPriority w:val="99"/>
    <w:semiHidden/>
    <w:rsid w:val="00175150"/>
    <w:pPr>
      <w:spacing w:after="0" w:line="240" w:lineRule="auto"/>
    </w:pPr>
    <w:rPr>
      <w:rFonts w:ascii="Times New Roman" w:hAnsi="Times New Roman"/>
      <w:sz w:val="20"/>
    </w:rPr>
  </w:style>
  <w:style w:type="table" w:styleId="SimplesTabela2">
    <w:name w:val="Plain Table 2"/>
    <w:basedOn w:val="Tabelanormal"/>
    <w:uiPriority w:val="42"/>
    <w:rsid w:val="00245B0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8165ED"/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8165ED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8165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6C78D-BD62-4E04-9EEA-CA42ABB31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6561</TotalTime>
  <Pages>17</Pages>
  <Words>4244</Words>
  <Characters>24192</Characters>
  <Application>Microsoft Office Word</Application>
  <DocSecurity>0</DocSecurity>
  <Lines>201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Duarte</dc:creator>
  <cp:keywords/>
  <dc:description/>
  <cp:lastModifiedBy>José Duarte</cp:lastModifiedBy>
  <cp:revision>1298</cp:revision>
  <cp:lastPrinted>2023-02-10T01:29:00Z</cp:lastPrinted>
  <dcterms:created xsi:type="dcterms:W3CDTF">2022-12-22T19:48:00Z</dcterms:created>
  <dcterms:modified xsi:type="dcterms:W3CDTF">2023-06-04T17:29:00Z</dcterms:modified>
</cp:coreProperties>
</file>